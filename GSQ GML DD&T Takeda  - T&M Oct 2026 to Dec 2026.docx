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7CD08C" w14:textId="1C2E540D" w:rsidR="003825DF" w:rsidRPr="00FD0966" w:rsidRDefault="00B61A94" w:rsidP="003825DF">
      <w:pPr>
        <w:spacing w:line="240" w:lineRule="exact"/>
        <w:jc w:val="center"/>
        <w:rPr>
          <w:rFonts w:ascii="Arial" w:hAnsi="Arial" w:cs="Arial"/>
          <w:b/>
          <w:bCs/>
          <w:sz w:val="21"/>
          <w:szCs w:val="21"/>
        </w:rPr>
      </w:pPr>
      <w:r w:rsidRPr="00FD0966">
        <w:rPr>
          <w:rFonts w:ascii="Arial" w:hAnsi="Arial" w:cs="Arial"/>
          <w:b/>
          <w:bCs/>
          <w:sz w:val="21"/>
          <w:szCs w:val="21"/>
        </w:rPr>
        <w:tab/>
        <w:t>STATEMENT OF WORK</w:t>
      </w:r>
    </w:p>
    <w:p w14:paraId="5462F316" w14:textId="77777777" w:rsidR="003825DF" w:rsidRPr="00FD0966" w:rsidRDefault="003825DF" w:rsidP="003825DF">
      <w:pPr>
        <w:pStyle w:val="BodyText3"/>
        <w:tabs>
          <w:tab w:val="left" w:pos="720"/>
          <w:tab w:val="left" w:pos="1440"/>
          <w:tab w:val="left" w:pos="2160"/>
          <w:tab w:val="left" w:pos="2880"/>
          <w:tab w:val="left" w:pos="3600"/>
          <w:tab w:val="left" w:pos="4320"/>
          <w:tab w:val="left" w:leader="underscore" w:pos="5040"/>
          <w:tab w:val="left" w:pos="6480"/>
          <w:tab w:val="left" w:pos="7200"/>
          <w:tab w:val="left" w:pos="7920"/>
        </w:tabs>
        <w:spacing w:line="240" w:lineRule="exact"/>
        <w:ind w:firstLine="720"/>
        <w:rPr>
          <w:rFonts w:ascii="Arial" w:hAnsi="Arial" w:cs="Arial"/>
          <w:sz w:val="21"/>
          <w:szCs w:val="21"/>
        </w:rPr>
      </w:pPr>
    </w:p>
    <w:p w14:paraId="731465B6" w14:textId="33BDA28E" w:rsidR="003825DF" w:rsidRPr="00FD0966" w:rsidRDefault="003825DF" w:rsidP="00B61A94">
      <w:pPr>
        <w:pStyle w:val="paragraph"/>
        <w:spacing w:before="0" w:beforeAutospacing="0" w:after="0" w:afterAutospacing="0"/>
        <w:textAlignment w:val="baseline"/>
        <w:rPr>
          <w:rFonts w:ascii="Arial" w:hAnsi="Arial" w:cs="Arial"/>
          <w:sz w:val="21"/>
          <w:szCs w:val="21"/>
          <w:lang w:val="en-US"/>
        </w:rPr>
      </w:pPr>
      <w:r w:rsidRPr="00FD0966">
        <w:rPr>
          <w:rFonts w:ascii="Arial" w:hAnsi="Arial" w:cs="Arial"/>
          <w:sz w:val="21"/>
          <w:szCs w:val="21"/>
          <w:lang w:val="en-US"/>
        </w:rPr>
        <w:t>This Statement of Work (“</w:t>
      </w:r>
      <w:r w:rsidRPr="00FD0966">
        <w:rPr>
          <w:rFonts w:ascii="Arial" w:hAnsi="Arial" w:cs="Arial"/>
          <w:b/>
          <w:sz w:val="21"/>
          <w:szCs w:val="21"/>
          <w:lang w:val="en-US"/>
        </w:rPr>
        <w:t>SOW</w:t>
      </w:r>
      <w:r w:rsidRPr="00FD0966">
        <w:rPr>
          <w:rFonts w:ascii="Arial" w:hAnsi="Arial" w:cs="Arial"/>
          <w:sz w:val="21"/>
          <w:szCs w:val="21"/>
          <w:lang w:val="en-US"/>
        </w:rPr>
        <w:t xml:space="preserve">”), effective as of </w:t>
      </w:r>
      <w:r w:rsidR="00376891">
        <w:rPr>
          <w:rFonts w:ascii="Arial" w:hAnsi="Arial" w:cs="Arial"/>
          <w:sz w:val="21"/>
          <w:szCs w:val="21"/>
          <w:lang w:val="en-US"/>
        </w:rPr>
        <w:t>24</w:t>
      </w:r>
      <w:r w:rsidRPr="00FD0966">
        <w:rPr>
          <w:rFonts w:ascii="Arial" w:hAnsi="Arial" w:cs="Arial"/>
          <w:sz w:val="21"/>
          <w:szCs w:val="21"/>
          <w:lang w:val="en-US"/>
        </w:rPr>
        <w:t xml:space="preserve"> </w:t>
      </w:r>
      <w:r w:rsidR="00376891">
        <w:rPr>
          <w:rFonts w:ascii="Arial" w:hAnsi="Arial" w:cs="Arial"/>
          <w:sz w:val="21"/>
          <w:szCs w:val="21"/>
          <w:lang w:val="en-US"/>
        </w:rPr>
        <w:t>October</w:t>
      </w:r>
      <w:r w:rsidRPr="00FD0966">
        <w:rPr>
          <w:rFonts w:ascii="Arial" w:hAnsi="Arial" w:cs="Arial"/>
          <w:sz w:val="21"/>
          <w:szCs w:val="21"/>
          <w:lang w:val="en-US"/>
        </w:rPr>
        <w:t xml:space="preserve"> 202</w:t>
      </w:r>
      <w:r w:rsidR="00365D23">
        <w:rPr>
          <w:rFonts w:ascii="Arial" w:hAnsi="Arial" w:cs="Arial"/>
          <w:sz w:val="21"/>
          <w:szCs w:val="21"/>
          <w:lang w:val="en-US"/>
        </w:rPr>
        <w:t>5</w:t>
      </w:r>
      <w:r w:rsidRPr="00FD0966">
        <w:rPr>
          <w:rFonts w:ascii="Arial" w:hAnsi="Arial" w:cs="Arial"/>
          <w:sz w:val="21"/>
          <w:szCs w:val="21"/>
          <w:lang w:val="en-US"/>
        </w:rPr>
        <w:t xml:space="preserve"> (“</w:t>
      </w:r>
      <w:r w:rsidRPr="00FD0966">
        <w:rPr>
          <w:rFonts w:ascii="Arial" w:hAnsi="Arial" w:cs="Arial"/>
          <w:b/>
          <w:sz w:val="21"/>
          <w:szCs w:val="21"/>
          <w:lang w:val="en-US"/>
        </w:rPr>
        <w:t>SOW Effective Date</w:t>
      </w:r>
      <w:r w:rsidRPr="00FD0966">
        <w:rPr>
          <w:rFonts w:ascii="Arial" w:hAnsi="Arial" w:cs="Arial"/>
          <w:sz w:val="21"/>
          <w:szCs w:val="21"/>
          <w:lang w:val="en-US"/>
        </w:rPr>
        <w:t xml:space="preserve">”), is entered into by and between </w:t>
      </w:r>
      <w:r w:rsidR="00B61A94" w:rsidRPr="00FD0966">
        <w:rPr>
          <w:rFonts w:ascii="Arial" w:hAnsi="Arial" w:cs="Arial"/>
          <w:b/>
          <w:bCs/>
          <w:color w:val="000000"/>
          <w:spacing w:val="-3"/>
          <w:sz w:val="21"/>
          <w:szCs w:val="21"/>
          <w:lang w:val="en-US"/>
        </w:rPr>
        <w:t>Takeda Pharmaceuticals International AG</w:t>
      </w:r>
      <w:r w:rsidR="00B61A94" w:rsidRPr="00FD0966">
        <w:rPr>
          <w:rFonts w:ascii="Arial" w:hAnsi="Arial" w:cs="Arial"/>
          <w:sz w:val="21"/>
          <w:szCs w:val="21"/>
          <w:lang w:val="en-US"/>
        </w:rPr>
        <w:t xml:space="preserve">, a company incorporated in Switzerland under identification </w:t>
      </w:r>
      <w:r w:rsidR="00B61A94" w:rsidRPr="00FD0966">
        <w:rPr>
          <w:rFonts w:ascii="Arial" w:hAnsi="Arial" w:cs="Arial"/>
          <w:color w:val="000000"/>
          <w:spacing w:val="-3"/>
          <w:sz w:val="21"/>
          <w:szCs w:val="21"/>
          <w:lang w:val="en-US"/>
        </w:rPr>
        <w:t xml:space="preserve">number </w:t>
      </w:r>
      <w:r w:rsidR="00B61A94" w:rsidRPr="00FD0966">
        <w:rPr>
          <w:rFonts w:ascii="Arial" w:hAnsi="Arial" w:cs="Arial"/>
          <w:sz w:val="21"/>
          <w:szCs w:val="21"/>
          <w:lang w:val="en-US"/>
        </w:rPr>
        <w:t xml:space="preserve">CHE-113.444.401, having its registered office at </w:t>
      </w:r>
      <w:proofErr w:type="spellStart"/>
      <w:r w:rsidR="00B61A94" w:rsidRPr="00FD0966">
        <w:rPr>
          <w:rFonts w:ascii="Arial" w:hAnsi="Arial" w:cs="Arial"/>
          <w:sz w:val="21"/>
          <w:szCs w:val="21"/>
          <w:lang w:val="en-US"/>
        </w:rPr>
        <w:t>Thurgauerstrasse</w:t>
      </w:r>
      <w:proofErr w:type="spellEnd"/>
      <w:r w:rsidR="00B61A94" w:rsidRPr="00FD0966">
        <w:rPr>
          <w:rFonts w:ascii="Arial" w:hAnsi="Arial" w:cs="Arial"/>
          <w:sz w:val="21"/>
          <w:szCs w:val="21"/>
          <w:lang w:val="en-US"/>
        </w:rPr>
        <w:t xml:space="preserve"> 130, 8152 </w:t>
      </w:r>
      <w:proofErr w:type="spellStart"/>
      <w:r w:rsidR="00B61A94" w:rsidRPr="00FD0966">
        <w:rPr>
          <w:rFonts w:ascii="Arial" w:hAnsi="Arial" w:cs="Arial"/>
          <w:sz w:val="21"/>
          <w:szCs w:val="21"/>
          <w:lang w:val="en-US"/>
        </w:rPr>
        <w:t>Glattpark</w:t>
      </w:r>
      <w:proofErr w:type="spellEnd"/>
      <w:r w:rsidR="00B61A94" w:rsidRPr="00FD0966">
        <w:rPr>
          <w:rFonts w:ascii="Arial" w:hAnsi="Arial" w:cs="Arial"/>
          <w:sz w:val="21"/>
          <w:szCs w:val="21"/>
          <w:lang w:val="en-US"/>
        </w:rPr>
        <w:t xml:space="preserve"> (</w:t>
      </w:r>
      <w:proofErr w:type="spellStart"/>
      <w:r w:rsidR="00B61A94" w:rsidRPr="00FD0966">
        <w:rPr>
          <w:rFonts w:ascii="Arial" w:hAnsi="Arial" w:cs="Arial"/>
          <w:sz w:val="21"/>
          <w:szCs w:val="21"/>
          <w:lang w:val="en-US"/>
        </w:rPr>
        <w:t>Opfikon</w:t>
      </w:r>
      <w:proofErr w:type="spellEnd"/>
      <w:r w:rsidR="00B61A94" w:rsidRPr="00FD0966">
        <w:rPr>
          <w:rFonts w:ascii="Arial" w:hAnsi="Arial" w:cs="Arial"/>
          <w:sz w:val="21"/>
          <w:szCs w:val="21"/>
          <w:lang w:val="en-US"/>
        </w:rPr>
        <w:t xml:space="preserve">), Switzerland </w:t>
      </w:r>
      <w:r w:rsidRPr="00FD0966">
        <w:rPr>
          <w:rFonts w:ascii="Arial" w:hAnsi="Arial" w:cs="Arial"/>
          <w:sz w:val="21"/>
          <w:szCs w:val="21"/>
          <w:lang w:val="en-US"/>
        </w:rPr>
        <w:t>(“</w:t>
      </w:r>
      <w:r w:rsidRPr="00FD0966">
        <w:rPr>
          <w:rFonts w:ascii="Arial" w:hAnsi="Arial" w:cs="Arial"/>
          <w:b/>
          <w:sz w:val="21"/>
          <w:szCs w:val="21"/>
          <w:lang w:val="en-US"/>
        </w:rPr>
        <w:t>Takeda</w:t>
      </w:r>
      <w:r w:rsidRPr="00FD0966">
        <w:rPr>
          <w:rFonts w:ascii="Arial" w:hAnsi="Arial" w:cs="Arial"/>
          <w:sz w:val="21"/>
          <w:szCs w:val="21"/>
          <w:lang w:val="en-US"/>
        </w:rPr>
        <w:t xml:space="preserve">”) and </w:t>
      </w:r>
      <w:r w:rsidR="006B6D3E" w:rsidRPr="00FD0966">
        <w:rPr>
          <w:rFonts w:ascii="Arial" w:eastAsia="Calibri" w:hAnsi="Arial" w:cs="Arial"/>
          <w:b/>
          <w:bCs/>
          <w:color w:val="000000" w:themeColor="text1"/>
          <w:sz w:val="21"/>
          <w:szCs w:val="21"/>
          <w:lang w:val="en-US"/>
        </w:rPr>
        <w:t>Altimetrik Corp</w:t>
      </w:r>
      <w:r w:rsidR="006B6D3E" w:rsidRPr="00FD0966">
        <w:rPr>
          <w:rFonts w:ascii="Arial" w:hAnsi="Arial" w:cs="Arial"/>
          <w:b/>
          <w:bCs/>
          <w:sz w:val="21"/>
          <w:szCs w:val="21"/>
          <w:lang w:val="en-US"/>
        </w:rPr>
        <w:t>,</w:t>
      </w:r>
      <w:r w:rsidR="006B6D3E" w:rsidRPr="00FD0966">
        <w:rPr>
          <w:rFonts w:ascii="Arial" w:hAnsi="Arial" w:cs="Arial"/>
          <w:sz w:val="21"/>
          <w:szCs w:val="21"/>
          <w:lang w:val="en-US"/>
        </w:rPr>
        <w:t xml:space="preserve"> a company incorporated in </w:t>
      </w:r>
      <w:r w:rsidR="006B6D3E" w:rsidRPr="00FD0966">
        <w:rPr>
          <w:rFonts w:ascii="Arial" w:hAnsi="Arial" w:cs="Arial"/>
          <w:color w:val="000000" w:themeColor="text1"/>
          <w:sz w:val="21"/>
          <w:szCs w:val="21"/>
          <w:lang w:val="en-US"/>
        </w:rPr>
        <w:t xml:space="preserve">Michigan, USA, </w:t>
      </w:r>
      <w:r w:rsidR="006B6D3E" w:rsidRPr="00FD0966">
        <w:rPr>
          <w:rFonts w:ascii="Arial" w:hAnsi="Arial" w:cs="Arial"/>
          <w:sz w:val="21"/>
          <w:szCs w:val="21"/>
          <w:lang w:val="en-US"/>
        </w:rPr>
        <w:t>with registration number 800029966 , having its registered office or principal place of business at</w:t>
      </w:r>
      <w:r w:rsidR="006B6D3E" w:rsidRPr="00FD0966">
        <w:rPr>
          <w:rFonts w:ascii="Arial" w:eastAsia="Calibri" w:hAnsi="Arial" w:cs="Arial"/>
          <w:color w:val="000000" w:themeColor="text1"/>
          <w:sz w:val="21"/>
          <w:szCs w:val="21"/>
          <w:lang w:val="en-US"/>
        </w:rPr>
        <w:t xml:space="preserve"> </w:t>
      </w:r>
      <w:r w:rsidR="006B6D3E" w:rsidRPr="00FD0966">
        <w:rPr>
          <w:rFonts w:ascii="Arial" w:hAnsi="Arial" w:cs="Arial"/>
          <w:sz w:val="21"/>
          <w:szCs w:val="21"/>
          <w:lang w:val="en-US"/>
        </w:rPr>
        <w:t>1000 Town Center, Suite 700, Southfield, Michigan, 48075 (“</w:t>
      </w:r>
      <w:r w:rsidR="006B6D3E" w:rsidRPr="00FD0966">
        <w:rPr>
          <w:rFonts w:ascii="Arial" w:hAnsi="Arial" w:cs="Arial"/>
          <w:b/>
          <w:bCs/>
          <w:sz w:val="21"/>
          <w:szCs w:val="21"/>
          <w:lang w:val="en-US"/>
        </w:rPr>
        <w:t>Company</w:t>
      </w:r>
      <w:r w:rsidR="006B6D3E" w:rsidRPr="00FD0966">
        <w:rPr>
          <w:rFonts w:ascii="Arial" w:hAnsi="Arial" w:cs="Arial"/>
          <w:sz w:val="21"/>
          <w:szCs w:val="21"/>
          <w:lang w:val="en-US"/>
        </w:rPr>
        <w:t>”)</w:t>
      </w:r>
      <w:r w:rsidRPr="00FD0966">
        <w:rPr>
          <w:rFonts w:ascii="Arial" w:hAnsi="Arial" w:cs="Arial"/>
          <w:sz w:val="21"/>
          <w:szCs w:val="21"/>
          <w:lang w:val="en-US"/>
        </w:rPr>
        <w:t xml:space="preserve">. This SOW is incorporated into and shall be governed by the Master Services Agreement by and between </w:t>
      </w:r>
      <w:r w:rsidR="00B61A94" w:rsidRPr="00FD0966">
        <w:rPr>
          <w:rFonts w:ascii="Arial" w:hAnsi="Arial" w:cs="Arial"/>
          <w:spacing w:val="-3"/>
          <w:sz w:val="21"/>
          <w:szCs w:val="21"/>
          <w:lang w:val="en-US"/>
        </w:rPr>
        <w:t xml:space="preserve">Takeda </w:t>
      </w:r>
      <w:r w:rsidRPr="00FD0966">
        <w:rPr>
          <w:rFonts w:ascii="Arial" w:hAnsi="Arial" w:cs="Arial"/>
          <w:sz w:val="21"/>
          <w:szCs w:val="21"/>
          <w:lang w:val="en-US"/>
        </w:rPr>
        <w:t xml:space="preserve">and </w:t>
      </w:r>
      <w:r w:rsidR="00B61A94" w:rsidRPr="00FD0966">
        <w:rPr>
          <w:rFonts w:ascii="Arial" w:eastAsia="Calibri" w:hAnsi="Arial" w:cs="Arial"/>
          <w:sz w:val="21"/>
          <w:szCs w:val="21"/>
          <w:lang w:val="en-US"/>
        </w:rPr>
        <w:t>Company</w:t>
      </w:r>
      <w:r w:rsidR="00B61A94" w:rsidRPr="00FD0966" w:rsidDel="00B61A94">
        <w:rPr>
          <w:rFonts w:ascii="Arial" w:hAnsi="Arial" w:cs="Arial"/>
          <w:sz w:val="21"/>
          <w:szCs w:val="21"/>
          <w:lang w:val="en-US"/>
        </w:rPr>
        <w:t xml:space="preserve"> </w:t>
      </w:r>
      <w:r w:rsidRPr="00FD0966">
        <w:rPr>
          <w:rFonts w:ascii="Arial" w:hAnsi="Arial" w:cs="Arial"/>
          <w:sz w:val="21"/>
          <w:szCs w:val="21"/>
          <w:lang w:val="en-US"/>
        </w:rPr>
        <w:t xml:space="preserve">dated </w:t>
      </w:r>
      <w:r w:rsidR="00B61A94" w:rsidRPr="00FD0966">
        <w:rPr>
          <w:rFonts w:ascii="Arial" w:eastAsia="Calibri" w:hAnsi="Arial" w:cs="Arial"/>
          <w:color w:val="000000" w:themeColor="text1"/>
          <w:sz w:val="21"/>
          <w:szCs w:val="21"/>
          <w:lang w:val="en-US"/>
        </w:rPr>
        <w:t>March 1, 2023</w:t>
      </w:r>
      <w:r w:rsidR="00B61A94" w:rsidRPr="00FD0966">
        <w:rPr>
          <w:rFonts w:ascii="Arial" w:hAnsi="Arial" w:cs="Arial"/>
          <w:sz w:val="21"/>
          <w:szCs w:val="21"/>
          <w:lang w:val="en-US"/>
        </w:rPr>
        <w:t xml:space="preserve"> </w:t>
      </w:r>
      <w:r w:rsidRPr="00FD0966">
        <w:rPr>
          <w:rFonts w:ascii="Arial" w:hAnsi="Arial" w:cs="Arial"/>
          <w:sz w:val="21"/>
          <w:szCs w:val="21"/>
          <w:lang w:val="en-US"/>
        </w:rPr>
        <w:t>(“</w:t>
      </w:r>
      <w:r w:rsidRPr="00FD0966">
        <w:rPr>
          <w:rFonts w:ascii="Arial" w:hAnsi="Arial" w:cs="Arial"/>
          <w:b/>
          <w:sz w:val="21"/>
          <w:szCs w:val="21"/>
          <w:lang w:val="en-US"/>
        </w:rPr>
        <w:t>Agreement</w:t>
      </w:r>
      <w:r w:rsidRPr="00FD0966">
        <w:rPr>
          <w:rFonts w:ascii="Arial" w:hAnsi="Arial" w:cs="Arial"/>
          <w:sz w:val="21"/>
          <w:szCs w:val="21"/>
          <w:lang w:val="en-US"/>
        </w:rPr>
        <w:t>”).  Capitalized but undefined terms shall have the meanings first ascribed to them in the Agreement.</w:t>
      </w:r>
    </w:p>
    <w:p w14:paraId="708EE556" w14:textId="77777777" w:rsidR="003825DF" w:rsidRPr="00FD0966" w:rsidRDefault="003825DF" w:rsidP="003825DF">
      <w:pPr>
        <w:tabs>
          <w:tab w:val="left" w:pos="720"/>
        </w:tabs>
        <w:spacing w:line="240" w:lineRule="exact"/>
        <w:ind w:firstLine="720"/>
        <w:jc w:val="both"/>
        <w:rPr>
          <w:rFonts w:ascii="Arial" w:hAnsi="Arial" w:cs="Arial"/>
          <w:sz w:val="21"/>
          <w:szCs w:val="21"/>
        </w:rPr>
      </w:pPr>
    </w:p>
    <w:p w14:paraId="00D9E073" w14:textId="18BBDE64" w:rsidR="003825DF" w:rsidRPr="002D1C70" w:rsidRDefault="003825DF" w:rsidP="006C6378">
      <w:pPr>
        <w:numPr>
          <w:ilvl w:val="0"/>
          <w:numId w:val="2"/>
        </w:numPr>
        <w:tabs>
          <w:tab w:val="left" w:pos="0"/>
        </w:tabs>
        <w:spacing w:line="240" w:lineRule="exact"/>
        <w:jc w:val="both"/>
        <w:rPr>
          <w:rFonts w:ascii="Arial" w:hAnsi="Arial" w:cs="Arial"/>
          <w:b/>
          <w:sz w:val="21"/>
          <w:szCs w:val="21"/>
        </w:rPr>
      </w:pPr>
      <w:r w:rsidRPr="00FD0966">
        <w:rPr>
          <w:rFonts w:ascii="Arial" w:hAnsi="Arial" w:cs="Arial"/>
          <w:b/>
          <w:caps/>
          <w:sz w:val="21"/>
          <w:szCs w:val="21"/>
          <w:u w:val="single"/>
        </w:rPr>
        <w:t>TAKEDA Project NUMBER</w:t>
      </w:r>
      <w:r w:rsidRPr="00FD0966">
        <w:rPr>
          <w:rFonts w:ascii="Arial" w:hAnsi="Arial" w:cs="Arial"/>
          <w:b/>
          <w:caps/>
          <w:sz w:val="21"/>
          <w:szCs w:val="21"/>
        </w:rPr>
        <w:t xml:space="preserve">: </w:t>
      </w:r>
      <w:ins w:id="0" w:author="Santoro, Dean" w:date="2026-09-09T11:50:00Z" w16du:dateUtc="2026-09-09T15:50:00Z">
        <w:r w:rsidR="00952F85">
          <w:rPr>
            <w:rFonts w:ascii="Helvetica" w:eastAsiaTheme="minorHAnsi" w:hAnsi="Helvetica" w:cs="Helvetica"/>
          </w:rPr>
          <w:t>1063647</w:t>
        </w:r>
      </w:ins>
    </w:p>
    <w:p w14:paraId="3DB74ECA" w14:textId="77777777" w:rsidR="002D1C70" w:rsidRPr="00FD0966" w:rsidRDefault="002D1C70" w:rsidP="002D1C70">
      <w:pPr>
        <w:tabs>
          <w:tab w:val="left" w:pos="0"/>
        </w:tabs>
        <w:spacing w:line="240" w:lineRule="exact"/>
        <w:ind w:left="720"/>
        <w:jc w:val="both"/>
        <w:rPr>
          <w:rFonts w:ascii="Arial" w:hAnsi="Arial" w:cs="Arial"/>
          <w:b/>
          <w:sz w:val="21"/>
          <w:szCs w:val="21"/>
        </w:rPr>
      </w:pPr>
    </w:p>
    <w:p w14:paraId="4184394D" w14:textId="2F1C7B80" w:rsidR="003825DF" w:rsidRPr="00376891" w:rsidRDefault="003825DF" w:rsidP="00376891">
      <w:pPr>
        <w:numPr>
          <w:ilvl w:val="0"/>
          <w:numId w:val="2"/>
        </w:numPr>
        <w:tabs>
          <w:tab w:val="left" w:pos="0"/>
        </w:tabs>
        <w:spacing w:line="240" w:lineRule="exact"/>
        <w:jc w:val="both"/>
        <w:rPr>
          <w:rFonts w:ascii="Arial" w:hAnsi="Arial" w:cs="Arial"/>
          <w:bCs/>
          <w:sz w:val="21"/>
          <w:szCs w:val="21"/>
          <w:lang w:val="en-IN"/>
        </w:rPr>
      </w:pPr>
      <w:r w:rsidRPr="00FD0966">
        <w:rPr>
          <w:rFonts w:ascii="Arial" w:hAnsi="Arial" w:cs="Arial"/>
          <w:b/>
          <w:sz w:val="21"/>
          <w:szCs w:val="21"/>
          <w:u w:val="single"/>
        </w:rPr>
        <w:t>PROJECT NAME</w:t>
      </w:r>
      <w:r w:rsidRPr="00FD0966">
        <w:rPr>
          <w:rFonts w:ascii="Arial" w:hAnsi="Arial" w:cs="Arial"/>
          <w:b/>
          <w:sz w:val="21"/>
          <w:szCs w:val="21"/>
        </w:rPr>
        <w:t xml:space="preserve">: </w:t>
      </w:r>
      <w:ins w:id="1" w:author="Santoro, Dean" w:date="2026-09-09T11:32:00Z" w16du:dateUtc="2026-09-09T15:32:00Z">
        <w:r w:rsidR="008772D7" w:rsidRPr="008772D7">
          <w:rPr>
            <w:rFonts w:ascii="Aptos" w:hAnsi="Aptos"/>
            <w:b/>
            <w:bCs/>
            <w:color w:val="000000"/>
          </w:rPr>
          <w:t>GSQ DD&amp;T Roadmap Executive Platform</w:t>
        </w:r>
      </w:ins>
      <w:del w:id="2" w:author="Santoro, Dean" w:date="2026-09-09T11:32:00Z" w16du:dateUtc="2026-09-09T15:32:00Z">
        <w:r w:rsidR="0036628E" w:rsidRPr="0036628E" w:rsidDel="008772D7">
          <w:rPr>
            <w:rFonts w:ascii="Aptos" w:hAnsi="Aptos"/>
            <w:b/>
            <w:bCs/>
            <w:color w:val="000000"/>
          </w:rPr>
          <w:delText>GSQ GML DD&amp;T</w:delText>
        </w:r>
      </w:del>
    </w:p>
    <w:p w14:paraId="0897082F" w14:textId="77777777" w:rsidR="003825DF" w:rsidRPr="00FD0966" w:rsidRDefault="003825DF" w:rsidP="003825DF">
      <w:pPr>
        <w:tabs>
          <w:tab w:val="left" w:pos="720"/>
        </w:tabs>
        <w:spacing w:line="240" w:lineRule="exact"/>
        <w:jc w:val="both"/>
        <w:rPr>
          <w:rFonts w:ascii="Arial" w:hAnsi="Arial" w:cs="Arial"/>
          <w:sz w:val="21"/>
          <w:szCs w:val="21"/>
        </w:rPr>
      </w:pPr>
    </w:p>
    <w:p w14:paraId="25219D69" w14:textId="247DA33B" w:rsidR="003825DF" w:rsidRPr="00FD0966" w:rsidRDefault="003825DF" w:rsidP="003825DF">
      <w:pPr>
        <w:numPr>
          <w:ilvl w:val="0"/>
          <w:numId w:val="2"/>
        </w:numPr>
        <w:spacing w:line="240" w:lineRule="exact"/>
        <w:jc w:val="both"/>
        <w:rPr>
          <w:rFonts w:ascii="Arial" w:hAnsi="Arial" w:cs="Arial"/>
          <w:b/>
          <w:bCs/>
          <w:sz w:val="21"/>
          <w:szCs w:val="21"/>
        </w:rPr>
      </w:pPr>
      <w:r w:rsidRPr="6ACF1317">
        <w:rPr>
          <w:rFonts w:ascii="Arial" w:hAnsi="Arial" w:cs="Arial"/>
          <w:b/>
          <w:bCs/>
          <w:caps/>
          <w:sz w:val="21"/>
          <w:szCs w:val="21"/>
          <w:u w:val="single"/>
        </w:rPr>
        <w:t>Project Initiation Date</w:t>
      </w:r>
      <w:r w:rsidRPr="6ACF1317">
        <w:rPr>
          <w:rFonts w:ascii="Arial" w:hAnsi="Arial" w:cs="Arial"/>
          <w:b/>
          <w:bCs/>
          <w:sz w:val="21"/>
          <w:szCs w:val="21"/>
        </w:rPr>
        <w:t xml:space="preserve">: </w:t>
      </w:r>
      <w:r w:rsidR="00241B54">
        <w:rPr>
          <w:rFonts w:ascii="Arial" w:hAnsi="Arial" w:cs="Arial"/>
          <w:sz w:val="21"/>
          <w:szCs w:val="21"/>
        </w:rPr>
        <w:t>01</w:t>
      </w:r>
      <w:r w:rsidR="00241B54" w:rsidRPr="00241B54">
        <w:rPr>
          <w:rFonts w:ascii="Arial" w:hAnsi="Arial" w:cs="Arial"/>
          <w:sz w:val="21"/>
          <w:szCs w:val="21"/>
          <w:vertAlign w:val="superscript"/>
        </w:rPr>
        <w:t>st</w:t>
      </w:r>
      <w:r w:rsidR="00241B54">
        <w:rPr>
          <w:rFonts w:ascii="Arial" w:hAnsi="Arial" w:cs="Arial"/>
          <w:sz w:val="21"/>
          <w:szCs w:val="21"/>
        </w:rPr>
        <w:t xml:space="preserve"> </w:t>
      </w:r>
      <w:r w:rsidR="003D2044">
        <w:rPr>
          <w:rFonts w:ascii="Arial" w:hAnsi="Arial" w:cs="Arial"/>
          <w:sz w:val="21"/>
          <w:szCs w:val="21"/>
        </w:rPr>
        <w:t>Oct</w:t>
      </w:r>
      <w:r w:rsidR="00BC3DE8">
        <w:rPr>
          <w:rFonts w:ascii="Arial" w:hAnsi="Arial" w:cs="Arial"/>
          <w:sz w:val="21"/>
          <w:szCs w:val="21"/>
        </w:rPr>
        <w:t xml:space="preserve"> 2026</w:t>
      </w:r>
    </w:p>
    <w:p w14:paraId="15A090AD" w14:textId="77777777" w:rsidR="003825DF" w:rsidRPr="00FD0966" w:rsidRDefault="003825DF" w:rsidP="003825DF">
      <w:pPr>
        <w:tabs>
          <w:tab w:val="left" w:pos="720"/>
        </w:tabs>
        <w:spacing w:line="240" w:lineRule="exact"/>
        <w:jc w:val="both"/>
        <w:rPr>
          <w:rFonts w:ascii="Arial" w:hAnsi="Arial" w:cs="Arial"/>
          <w:sz w:val="21"/>
          <w:szCs w:val="21"/>
        </w:rPr>
      </w:pPr>
    </w:p>
    <w:p w14:paraId="4BDAF3EB" w14:textId="2771820B" w:rsidR="003825DF" w:rsidRPr="00FD0966" w:rsidRDefault="003825DF" w:rsidP="467967C8">
      <w:pPr>
        <w:numPr>
          <w:ilvl w:val="0"/>
          <w:numId w:val="2"/>
        </w:numPr>
        <w:spacing w:line="240" w:lineRule="exact"/>
        <w:jc w:val="both"/>
        <w:rPr>
          <w:rFonts w:ascii="Arial" w:hAnsi="Arial" w:cs="Arial"/>
          <w:b/>
          <w:bCs/>
          <w:sz w:val="21"/>
          <w:szCs w:val="21"/>
        </w:rPr>
      </w:pPr>
      <w:r w:rsidRPr="4C492A18">
        <w:rPr>
          <w:rFonts w:ascii="Arial" w:hAnsi="Arial" w:cs="Arial"/>
          <w:b/>
          <w:bCs/>
          <w:caps/>
          <w:sz w:val="21"/>
          <w:szCs w:val="21"/>
          <w:u w:val="single"/>
        </w:rPr>
        <w:t>Project Completion Date</w:t>
      </w:r>
      <w:r w:rsidR="00376891" w:rsidRPr="4C492A18">
        <w:rPr>
          <w:rFonts w:ascii="Arial" w:hAnsi="Arial" w:cs="Arial"/>
          <w:b/>
          <w:bCs/>
          <w:sz w:val="21"/>
          <w:szCs w:val="21"/>
        </w:rPr>
        <w:t xml:space="preserve">: </w:t>
      </w:r>
      <w:r w:rsidR="003D2044">
        <w:rPr>
          <w:rFonts w:ascii="Arial" w:hAnsi="Arial" w:cs="Arial"/>
          <w:sz w:val="21"/>
          <w:szCs w:val="21"/>
        </w:rPr>
        <w:t>31</w:t>
      </w:r>
      <w:r w:rsidR="003D2044" w:rsidRPr="003D2044">
        <w:rPr>
          <w:rFonts w:ascii="Arial" w:hAnsi="Arial" w:cs="Arial"/>
          <w:sz w:val="21"/>
          <w:szCs w:val="21"/>
          <w:vertAlign w:val="superscript"/>
        </w:rPr>
        <w:t>st</w:t>
      </w:r>
      <w:r w:rsidR="003D2044">
        <w:rPr>
          <w:rFonts w:ascii="Arial" w:hAnsi="Arial" w:cs="Arial"/>
          <w:sz w:val="21"/>
          <w:szCs w:val="21"/>
        </w:rPr>
        <w:t xml:space="preserve"> </w:t>
      </w:r>
      <w:r w:rsidR="0036628E">
        <w:rPr>
          <w:rFonts w:ascii="Arial" w:hAnsi="Arial" w:cs="Arial"/>
          <w:sz w:val="21"/>
          <w:szCs w:val="21"/>
        </w:rPr>
        <w:t>Dec</w:t>
      </w:r>
      <w:r w:rsidR="00C512E3">
        <w:rPr>
          <w:rFonts w:ascii="Arial" w:hAnsi="Arial" w:cs="Arial"/>
          <w:sz w:val="21"/>
          <w:szCs w:val="21"/>
        </w:rPr>
        <w:t xml:space="preserve"> 202</w:t>
      </w:r>
      <w:r w:rsidR="0036628E">
        <w:rPr>
          <w:rFonts w:ascii="Arial" w:hAnsi="Arial" w:cs="Arial"/>
          <w:sz w:val="21"/>
          <w:szCs w:val="21"/>
        </w:rPr>
        <w:t>6</w:t>
      </w:r>
      <w:r>
        <w:tab/>
      </w:r>
    </w:p>
    <w:p w14:paraId="29CC6B9E" w14:textId="77777777" w:rsidR="003825DF" w:rsidRPr="00FD0966" w:rsidRDefault="003825DF" w:rsidP="003825DF">
      <w:pPr>
        <w:tabs>
          <w:tab w:val="left" w:pos="720"/>
        </w:tabs>
        <w:spacing w:line="240" w:lineRule="exact"/>
        <w:jc w:val="both"/>
        <w:rPr>
          <w:rFonts w:ascii="Arial" w:hAnsi="Arial" w:cs="Arial"/>
          <w:sz w:val="21"/>
          <w:szCs w:val="21"/>
        </w:rPr>
      </w:pPr>
    </w:p>
    <w:p w14:paraId="22495FCC" w14:textId="77777777" w:rsidR="003825DF" w:rsidRPr="00FD0966" w:rsidRDefault="003825DF" w:rsidP="003825DF">
      <w:pPr>
        <w:numPr>
          <w:ilvl w:val="0"/>
          <w:numId w:val="2"/>
        </w:numPr>
        <w:spacing w:line="240" w:lineRule="exact"/>
        <w:jc w:val="both"/>
        <w:rPr>
          <w:rFonts w:ascii="Arial" w:hAnsi="Arial" w:cs="Arial"/>
          <w:b/>
          <w:sz w:val="21"/>
          <w:szCs w:val="21"/>
        </w:rPr>
      </w:pPr>
      <w:r w:rsidRPr="00FD0966">
        <w:rPr>
          <w:rFonts w:ascii="Arial" w:hAnsi="Arial" w:cs="Arial"/>
          <w:b/>
          <w:caps/>
          <w:sz w:val="21"/>
          <w:szCs w:val="21"/>
          <w:u w:val="single"/>
        </w:rPr>
        <w:t>Description of Services &amp; Deliverables</w:t>
      </w:r>
      <w:r w:rsidRPr="00FD0966">
        <w:rPr>
          <w:rFonts w:ascii="Arial" w:hAnsi="Arial" w:cs="Arial"/>
          <w:b/>
          <w:sz w:val="21"/>
          <w:szCs w:val="21"/>
        </w:rPr>
        <w:t xml:space="preserve">: </w:t>
      </w:r>
    </w:p>
    <w:p w14:paraId="73ECCEF4" w14:textId="77777777" w:rsidR="00911BF2" w:rsidRPr="00FD0966" w:rsidRDefault="00911BF2" w:rsidP="00911BF2">
      <w:pPr>
        <w:tabs>
          <w:tab w:val="left" w:pos="720"/>
        </w:tabs>
        <w:spacing w:line="240" w:lineRule="exact"/>
        <w:jc w:val="both"/>
        <w:rPr>
          <w:rFonts w:ascii="Arial" w:hAnsi="Arial" w:cs="Arial"/>
          <w:sz w:val="21"/>
          <w:szCs w:val="21"/>
        </w:rPr>
      </w:pPr>
    </w:p>
    <w:p w14:paraId="3B152E51" w14:textId="63651574" w:rsidR="005403A3" w:rsidRDefault="00911BF2" w:rsidP="00376891">
      <w:pPr>
        <w:pStyle w:val="Bulletlevel1"/>
        <w:numPr>
          <w:ilvl w:val="0"/>
          <w:numId w:val="0"/>
        </w:numPr>
        <w:spacing w:before="120"/>
        <w:rPr>
          <w:rFonts w:ascii="Arial" w:eastAsia="Times New Roman" w:hAnsi="Arial" w:cs="Arial"/>
          <w:b/>
          <w:caps/>
          <w:sz w:val="21"/>
          <w:szCs w:val="21"/>
          <w:u w:val="single"/>
          <w:lang w:val="en-GB"/>
        </w:rPr>
      </w:pPr>
      <w:r w:rsidRPr="00FD0966">
        <w:rPr>
          <w:rFonts w:ascii="Arial" w:eastAsia="Times New Roman" w:hAnsi="Arial" w:cs="Arial"/>
          <w:b/>
          <w:caps/>
          <w:sz w:val="21"/>
          <w:szCs w:val="21"/>
          <w:u w:val="single"/>
          <w:lang w:val="en-GB"/>
        </w:rPr>
        <w:t>Project Overview</w:t>
      </w:r>
    </w:p>
    <w:p w14:paraId="33A2BD90" w14:textId="77777777" w:rsidR="00344916" w:rsidRDefault="00344916" w:rsidP="00344916">
      <w:pPr>
        <w:spacing w:after="100"/>
        <w:rPr>
          <w:ins w:id="3" w:author="Santoro, Dean" w:date="2026-09-09T12:12:00Z" w16du:dateUtc="2026-09-09T16:12:00Z"/>
        </w:rPr>
      </w:pPr>
      <w:ins w:id="4" w:author="Santoro, Dean" w:date="2026-09-09T12:12:00Z" w16du:dateUtc="2026-09-09T16:12:00Z">
        <w:r>
          <w:t xml:space="preserve">The Company shall provide Time &amp; Material technical-delivery services for an integrated GSQ GML DD&amp;T Roadmap Executive Platform Minimum Viable Product (MVP). The MVP shall include all three platform components and shall use Jira, SPOT, and EDB as required data sources from the outset. </w:t>
        </w:r>
        <w:del w:id="5" w:author="Santoro, Dean" w:date="2026-09-09T11:53:00Z" w16du:dateUtc="2026-09-09T15:53:00Z">
          <w:r w:rsidDel="00CC3392">
            <w:delText>The scope shall not defer EDB or any of the three platform components to a later release.</w:delText>
          </w:r>
        </w:del>
      </w:ins>
    </w:p>
    <w:p w14:paraId="054F1582" w14:textId="77777777" w:rsidR="00344916" w:rsidRDefault="00344916" w:rsidP="00344916">
      <w:pPr>
        <w:spacing w:after="100"/>
        <w:rPr>
          <w:ins w:id="6" w:author="Santoro, Dean" w:date="2026-09-09T12:12:00Z" w16du:dateUtc="2026-09-09T16:12:00Z"/>
        </w:rPr>
      </w:pPr>
    </w:p>
    <w:p w14:paraId="45F8D330" w14:textId="77777777" w:rsidR="00344916" w:rsidRDefault="00344916" w:rsidP="00344916">
      <w:pPr>
        <w:pStyle w:val="Heading2"/>
        <w:ind w:firstLine="0"/>
        <w:jc w:val="left"/>
        <w:rPr>
          <w:ins w:id="7" w:author="Santoro, Dean" w:date="2026-09-09T12:12:00Z" w16du:dateUtc="2026-09-09T16:12:00Z"/>
        </w:rPr>
      </w:pPr>
      <w:ins w:id="8" w:author="Santoro, Dean" w:date="2026-09-09T12:12:00Z" w16du:dateUtc="2026-09-09T16:12:00Z">
        <w:r>
          <w:t>1. Integrated MVP Scope</w:t>
        </w:r>
      </w:ins>
    </w:p>
    <w:tbl>
      <w:tblPr>
        <w:tblStyle w:val="TableGrid"/>
        <w:tblW w:w="0" w:type="auto"/>
        <w:jc w:val="center"/>
        <w:tblLook w:val="04A0" w:firstRow="1" w:lastRow="0" w:firstColumn="1" w:lastColumn="0" w:noHBand="0" w:noVBand="1"/>
      </w:tblPr>
      <w:tblGrid>
        <w:gridCol w:w="2474"/>
        <w:gridCol w:w="4346"/>
        <w:gridCol w:w="2196"/>
      </w:tblGrid>
      <w:tr w:rsidR="00344916" w14:paraId="77E1A054" w14:textId="77777777" w:rsidTr="00666E99">
        <w:trPr>
          <w:tblHeader/>
          <w:jc w:val="center"/>
          <w:ins w:id="9" w:author="Santoro, Dean" w:date="2026-09-09T12:12:00Z"/>
        </w:trPr>
        <w:tc>
          <w:tcPr>
            <w:tcW w:w="2592" w:type="dxa"/>
            <w:shd w:val="clear" w:color="auto" w:fill="1F4E78"/>
            <w:tcMar>
              <w:top w:w="80" w:type="dxa"/>
              <w:left w:w="100" w:type="dxa"/>
              <w:bottom w:w="80" w:type="dxa"/>
              <w:right w:w="100" w:type="dxa"/>
            </w:tcMar>
            <w:vAlign w:val="center"/>
          </w:tcPr>
          <w:p w14:paraId="75CAA80C" w14:textId="77777777" w:rsidR="00344916" w:rsidRDefault="00344916" w:rsidP="00666E99">
            <w:pPr>
              <w:rPr>
                <w:ins w:id="10" w:author="Santoro, Dean" w:date="2026-09-09T12:12:00Z" w16du:dateUtc="2026-09-09T16:12:00Z"/>
              </w:rPr>
            </w:pPr>
            <w:ins w:id="11" w:author="Santoro, Dean" w:date="2026-09-09T12:12:00Z" w16du:dateUtc="2026-09-09T16:12:00Z">
              <w:r>
                <w:rPr>
                  <w:b/>
                  <w:color w:val="FFFFFF"/>
                  <w:sz w:val="17"/>
                </w:rPr>
                <w:t>Required component</w:t>
              </w:r>
            </w:ins>
          </w:p>
        </w:tc>
        <w:tc>
          <w:tcPr>
            <w:tcW w:w="4608" w:type="dxa"/>
            <w:shd w:val="clear" w:color="auto" w:fill="1F4E78"/>
            <w:tcMar>
              <w:top w:w="80" w:type="dxa"/>
              <w:left w:w="100" w:type="dxa"/>
              <w:bottom w:w="80" w:type="dxa"/>
              <w:right w:w="100" w:type="dxa"/>
            </w:tcMar>
            <w:vAlign w:val="center"/>
          </w:tcPr>
          <w:p w14:paraId="7A9DC127" w14:textId="77777777" w:rsidR="00344916" w:rsidRDefault="00344916" w:rsidP="00666E99">
            <w:pPr>
              <w:rPr>
                <w:ins w:id="12" w:author="Santoro, Dean" w:date="2026-09-09T12:12:00Z" w16du:dateUtc="2026-09-09T16:12:00Z"/>
              </w:rPr>
            </w:pPr>
            <w:ins w:id="13" w:author="Santoro, Dean" w:date="2026-09-09T12:12:00Z" w16du:dateUtc="2026-09-09T16:12:00Z">
              <w:r>
                <w:rPr>
                  <w:b/>
                  <w:color w:val="FFFFFF"/>
                  <w:sz w:val="17"/>
                </w:rPr>
                <w:t>MVP scope</w:t>
              </w:r>
            </w:ins>
          </w:p>
        </w:tc>
        <w:tc>
          <w:tcPr>
            <w:tcW w:w="2304" w:type="dxa"/>
            <w:shd w:val="clear" w:color="auto" w:fill="1F4E78"/>
            <w:tcMar>
              <w:top w:w="80" w:type="dxa"/>
              <w:left w:w="100" w:type="dxa"/>
              <w:bottom w:w="80" w:type="dxa"/>
              <w:right w:w="100" w:type="dxa"/>
            </w:tcMar>
            <w:vAlign w:val="center"/>
          </w:tcPr>
          <w:p w14:paraId="1107EB7C" w14:textId="77777777" w:rsidR="00344916" w:rsidRDefault="00344916" w:rsidP="00666E99">
            <w:pPr>
              <w:rPr>
                <w:ins w:id="14" w:author="Santoro, Dean" w:date="2026-09-09T12:12:00Z" w16du:dateUtc="2026-09-09T16:12:00Z"/>
              </w:rPr>
            </w:pPr>
            <w:ins w:id="15" w:author="Santoro, Dean" w:date="2026-09-09T12:12:00Z" w16du:dateUtc="2026-09-09T16:12:00Z">
              <w:r>
                <w:rPr>
                  <w:b/>
                  <w:color w:val="FFFFFF"/>
                  <w:sz w:val="17"/>
                </w:rPr>
                <w:t>Required data sources</w:t>
              </w:r>
            </w:ins>
          </w:p>
        </w:tc>
      </w:tr>
      <w:tr w:rsidR="00344916" w14:paraId="116439AD" w14:textId="77777777" w:rsidTr="00666E99">
        <w:trPr>
          <w:jc w:val="center"/>
          <w:ins w:id="16" w:author="Santoro, Dean" w:date="2026-09-09T12:12:00Z"/>
        </w:trPr>
        <w:tc>
          <w:tcPr>
            <w:tcW w:w="2592" w:type="dxa"/>
            <w:tcMar>
              <w:top w:w="80" w:type="dxa"/>
              <w:left w:w="100" w:type="dxa"/>
              <w:bottom w:w="80" w:type="dxa"/>
              <w:right w:w="100" w:type="dxa"/>
            </w:tcMar>
            <w:vAlign w:val="center"/>
          </w:tcPr>
          <w:p w14:paraId="25D09DC5" w14:textId="77777777" w:rsidR="00344916" w:rsidRDefault="00344916" w:rsidP="00666E99">
            <w:pPr>
              <w:spacing w:after="40"/>
              <w:rPr>
                <w:ins w:id="17" w:author="Santoro, Dean" w:date="2026-09-09T12:12:00Z" w16du:dateUtc="2026-09-09T16:12:00Z"/>
              </w:rPr>
            </w:pPr>
            <w:ins w:id="18" w:author="Santoro, Dean" w:date="2026-09-09T12:12:00Z" w16du:dateUtc="2026-09-09T16:12:00Z">
              <w:r>
                <w:rPr>
                  <w:sz w:val="17"/>
                </w:rPr>
                <w:t>1. GSQ DD&amp;T Roadmap</w:t>
              </w:r>
            </w:ins>
          </w:p>
        </w:tc>
        <w:tc>
          <w:tcPr>
            <w:tcW w:w="4608" w:type="dxa"/>
            <w:tcMar>
              <w:top w:w="80" w:type="dxa"/>
              <w:left w:w="100" w:type="dxa"/>
              <w:bottom w:w="80" w:type="dxa"/>
              <w:right w:w="100" w:type="dxa"/>
            </w:tcMar>
            <w:vAlign w:val="center"/>
          </w:tcPr>
          <w:p w14:paraId="4F414D95" w14:textId="77777777" w:rsidR="00344916" w:rsidRDefault="00344916" w:rsidP="00666E99">
            <w:pPr>
              <w:spacing w:after="40"/>
              <w:rPr>
                <w:ins w:id="19" w:author="Santoro, Dean" w:date="2026-09-09T12:12:00Z" w16du:dateUtc="2026-09-09T16:12:00Z"/>
              </w:rPr>
            </w:pPr>
            <w:ins w:id="20" w:author="Santoro, Dean" w:date="2026-09-09T12:12:00Z" w16du:dateUtc="2026-09-09T16:12:00Z">
              <w:r>
                <w:rPr>
                  <w:sz w:val="17"/>
                </w:rPr>
                <w:t>Executive portfolio health, initiative tracking, roadmap visualization, milestones, delivery status, investment context, risks, dependencies, and drill-down dashboards.</w:t>
              </w:r>
            </w:ins>
          </w:p>
        </w:tc>
        <w:tc>
          <w:tcPr>
            <w:tcW w:w="2304" w:type="dxa"/>
            <w:tcMar>
              <w:top w:w="80" w:type="dxa"/>
              <w:left w:w="100" w:type="dxa"/>
              <w:bottom w:w="80" w:type="dxa"/>
              <w:right w:w="100" w:type="dxa"/>
            </w:tcMar>
            <w:vAlign w:val="center"/>
          </w:tcPr>
          <w:p w14:paraId="174A1DC1" w14:textId="77777777" w:rsidR="00344916" w:rsidRDefault="00344916" w:rsidP="00666E99">
            <w:pPr>
              <w:spacing w:after="40"/>
              <w:rPr>
                <w:ins w:id="21" w:author="Santoro, Dean" w:date="2026-09-09T12:12:00Z" w16du:dateUtc="2026-09-09T16:12:00Z"/>
              </w:rPr>
            </w:pPr>
            <w:ins w:id="22" w:author="Santoro, Dean" w:date="2026-09-09T12:12:00Z" w16du:dateUtc="2026-09-09T16:12:00Z">
              <w:r>
                <w:rPr>
                  <w:sz w:val="17"/>
                </w:rPr>
                <w:t>Jira, SPOT, and relevant EDB data</w:t>
              </w:r>
            </w:ins>
          </w:p>
        </w:tc>
      </w:tr>
      <w:tr w:rsidR="00344916" w14:paraId="0D0E031C" w14:textId="77777777" w:rsidTr="00666E99">
        <w:trPr>
          <w:jc w:val="center"/>
          <w:ins w:id="23" w:author="Santoro, Dean" w:date="2026-09-09T12:12:00Z"/>
        </w:trPr>
        <w:tc>
          <w:tcPr>
            <w:tcW w:w="2592" w:type="dxa"/>
            <w:tcMar>
              <w:top w:w="80" w:type="dxa"/>
              <w:left w:w="100" w:type="dxa"/>
              <w:bottom w:w="80" w:type="dxa"/>
              <w:right w:w="100" w:type="dxa"/>
            </w:tcMar>
            <w:vAlign w:val="center"/>
          </w:tcPr>
          <w:p w14:paraId="4D055D0A" w14:textId="77777777" w:rsidR="00344916" w:rsidRDefault="00344916" w:rsidP="00666E99">
            <w:pPr>
              <w:spacing w:after="40"/>
              <w:rPr>
                <w:ins w:id="24" w:author="Santoro, Dean" w:date="2026-09-09T12:12:00Z" w16du:dateUtc="2026-09-09T16:12:00Z"/>
              </w:rPr>
            </w:pPr>
            <w:ins w:id="25" w:author="Santoro, Dean" w:date="2026-09-09T12:12:00Z" w16du:dateUtc="2026-09-09T16:12:00Z">
              <w:r>
                <w:rPr>
                  <w:sz w:val="17"/>
                </w:rPr>
                <w:t>2. Thousand Oaks Business Review pilot</w:t>
              </w:r>
            </w:ins>
          </w:p>
        </w:tc>
        <w:tc>
          <w:tcPr>
            <w:tcW w:w="4608" w:type="dxa"/>
            <w:tcMar>
              <w:top w:w="80" w:type="dxa"/>
              <w:left w:w="100" w:type="dxa"/>
              <w:bottom w:w="80" w:type="dxa"/>
              <w:right w:w="100" w:type="dxa"/>
            </w:tcMar>
            <w:vAlign w:val="center"/>
          </w:tcPr>
          <w:p w14:paraId="61CF3580" w14:textId="77777777" w:rsidR="00344916" w:rsidRDefault="00344916" w:rsidP="00666E99">
            <w:pPr>
              <w:spacing w:after="40"/>
              <w:rPr>
                <w:ins w:id="26" w:author="Santoro, Dean" w:date="2026-09-09T12:12:00Z" w16du:dateUtc="2026-09-09T16:12:00Z"/>
              </w:rPr>
            </w:pPr>
            <w:ins w:id="27" w:author="Santoro, Dean" w:date="2026-09-09T12:12:00Z" w16du:dateUtc="2026-09-09T16:12:00Z">
              <w:r>
                <w:rPr>
                  <w:sz w:val="17"/>
                </w:rPr>
                <w:t>Pilot site experience for initiative status, delivery and investment measures, KPIs, executive-review workflows, site views, and reusable business-review patterns.</w:t>
              </w:r>
            </w:ins>
          </w:p>
        </w:tc>
        <w:tc>
          <w:tcPr>
            <w:tcW w:w="2304" w:type="dxa"/>
            <w:tcMar>
              <w:top w:w="80" w:type="dxa"/>
              <w:left w:w="100" w:type="dxa"/>
              <w:bottom w:w="80" w:type="dxa"/>
              <w:right w:w="100" w:type="dxa"/>
            </w:tcMar>
            <w:vAlign w:val="center"/>
          </w:tcPr>
          <w:p w14:paraId="65446CC7" w14:textId="77777777" w:rsidR="00344916" w:rsidRDefault="00344916" w:rsidP="00666E99">
            <w:pPr>
              <w:spacing w:after="40"/>
              <w:rPr>
                <w:ins w:id="28" w:author="Santoro, Dean" w:date="2026-09-09T12:12:00Z" w16du:dateUtc="2026-09-09T16:12:00Z"/>
              </w:rPr>
            </w:pPr>
            <w:ins w:id="29" w:author="Santoro, Dean" w:date="2026-09-09T12:12:00Z" w16du:dateUtc="2026-09-09T16:12:00Z">
              <w:r>
                <w:rPr>
                  <w:sz w:val="17"/>
                </w:rPr>
                <w:t>Jira, SPOT, and relevant EDB data</w:t>
              </w:r>
            </w:ins>
          </w:p>
        </w:tc>
      </w:tr>
      <w:tr w:rsidR="00344916" w14:paraId="78863D29" w14:textId="77777777" w:rsidTr="00666E99">
        <w:trPr>
          <w:jc w:val="center"/>
          <w:ins w:id="30" w:author="Santoro, Dean" w:date="2026-09-09T12:12:00Z"/>
        </w:trPr>
        <w:tc>
          <w:tcPr>
            <w:tcW w:w="2592" w:type="dxa"/>
            <w:tcMar>
              <w:top w:w="80" w:type="dxa"/>
              <w:left w:w="100" w:type="dxa"/>
              <w:bottom w:w="80" w:type="dxa"/>
              <w:right w:w="100" w:type="dxa"/>
            </w:tcMar>
            <w:vAlign w:val="center"/>
          </w:tcPr>
          <w:p w14:paraId="6D9A0377" w14:textId="77777777" w:rsidR="00344916" w:rsidRDefault="00344916" w:rsidP="00666E99">
            <w:pPr>
              <w:spacing w:after="40"/>
              <w:rPr>
                <w:ins w:id="31" w:author="Santoro, Dean" w:date="2026-09-09T12:12:00Z" w16du:dateUtc="2026-09-09T16:12:00Z"/>
              </w:rPr>
            </w:pPr>
            <w:ins w:id="32" w:author="Santoro, Dean" w:date="2026-09-09T12:12:00Z" w16du:dateUtc="2026-09-09T16:12:00Z">
              <w:r>
                <w:rPr>
                  <w:sz w:val="17"/>
                </w:rPr>
                <w:t>3. Business Capability / North Star deployment, integration and adoption (Digital Maturity) status</w:t>
              </w:r>
            </w:ins>
          </w:p>
        </w:tc>
        <w:tc>
          <w:tcPr>
            <w:tcW w:w="4608" w:type="dxa"/>
            <w:tcMar>
              <w:top w:w="80" w:type="dxa"/>
              <w:left w:w="100" w:type="dxa"/>
              <w:bottom w:w="80" w:type="dxa"/>
              <w:right w:w="100" w:type="dxa"/>
            </w:tcMar>
            <w:vAlign w:val="center"/>
          </w:tcPr>
          <w:p w14:paraId="4883D235" w14:textId="77777777" w:rsidR="00344916" w:rsidRDefault="00344916" w:rsidP="00666E99">
            <w:pPr>
              <w:spacing w:after="40"/>
              <w:rPr>
                <w:ins w:id="33" w:author="Santoro, Dean" w:date="2026-09-09T12:12:00Z" w16du:dateUtc="2026-09-09T16:12:00Z"/>
              </w:rPr>
            </w:pPr>
            <w:ins w:id="34" w:author="Santoro, Dean" w:date="2026-09-09T12:12:00Z" w16du:dateUtc="2026-09-09T16:12:00Z">
              <w:r>
                <w:rPr>
                  <w:sz w:val="17"/>
                </w:rPr>
                <w:t>Business-capability deployment, North Star deployment, adoption, utilization, maturity indicators, and value-realization experience integrated with portfolio and investment context.</w:t>
              </w:r>
            </w:ins>
          </w:p>
        </w:tc>
        <w:tc>
          <w:tcPr>
            <w:tcW w:w="2304" w:type="dxa"/>
            <w:tcMar>
              <w:top w:w="80" w:type="dxa"/>
              <w:left w:w="100" w:type="dxa"/>
              <w:bottom w:w="80" w:type="dxa"/>
              <w:right w:w="100" w:type="dxa"/>
            </w:tcMar>
            <w:vAlign w:val="center"/>
          </w:tcPr>
          <w:p w14:paraId="04241D57" w14:textId="77777777" w:rsidR="00344916" w:rsidRDefault="00344916" w:rsidP="00666E99">
            <w:pPr>
              <w:spacing w:after="40"/>
              <w:rPr>
                <w:ins w:id="35" w:author="Santoro, Dean" w:date="2026-09-09T12:12:00Z" w16du:dateUtc="2026-09-09T16:12:00Z"/>
              </w:rPr>
            </w:pPr>
            <w:ins w:id="36" w:author="Santoro, Dean" w:date="2026-09-09T12:12:00Z" w16du:dateUtc="2026-09-09T16:12:00Z">
              <w:r>
                <w:rPr>
                  <w:sz w:val="17"/>
                </w:rPr>
                <w:t>EDB with relevant Jira and SPOT context</w:t>
              </w:r>
            </w:ins>
          </w:p>
        </w:tc>
      </w:tr>
    </w:tbl>
    <w:p w14:paraId="50E554B1" w14:textId="77777777" w:rsidR="00344916" w:rsidRDefault="00344916" w:rsidP="00344916">
      <w:pPr>
        <w:spacing w:after="100"/>
        <w:rPr>
          <w:ins w:id="37" w:author="Santoro, Dean" w:date="2026-09-09T12:12:00Z" w16du:dateUtc="2026-09-09T16:12:00Z"/>
        </w:rPr>
      </w:pPr>
      <w:ins w:id="38" w:author="Santoro, Dean" w:date="2026-09-09T12:12:00Z" w16du:dateUtc="2026-09-09T16:12:00Z">
        <w:r>
          <w:t>MVP boundary: The working MVP, testing, pilot evaluation, and acceptance shall represent all three components and all three required data sources. Any limitation in source access, quality, integration, or functionality shall be documented in the MVP Assessment Report and shall not be described as accepted unless approved by the designated Takeda acceptance authority.</w:t>
        </w:r>
      </w:ins>
    </w:p>
    <w:p w14:paraId="08EEDB74" w14:textId="77777777" w:rsidR="00344916" w:rsidRDefault="00344916" w:rsidP="00344916">
      <w:pPr>
        <w:pStyle w:val="Heading2"/>
        <w:ind w:firstLine="0"/>
        <w:jc w:val="left"/>
        <w:rPr>
          <w:ins w:id="39" w:author="Santoro, Dean" w:date="2026-09-09T12:12:00Z" w16du:dateUtc="2026-09-09T16:12:00Z"/>
        </w:rPr>
      </w:pPr>
      <w:ins w:id="40" w:author="Santoro, Dean" w:date="2026-09-09T12:12:00Z" w16du:dateUtc="2026-09-09T16:12:00Z">
        <w:r>
          <w:t>2. Services and Technical Delivery Scope</w:t>
        </w:r>
      </w:ins>
    </w:p>
    <w:p w14:paraId="4E6599C0" w14:textId="77777777" w:rsidR="00344916" w:rsidRDefault="00344916" w:rsidP="00344916">
      <w:pPr>
        <w:pStyle w:val="ListParagraph"/>
        <w:numPr>
          <w:ilvl w:val="0"/>
          <w:numId w:val="51"/>
        </w:numPr>
        <w:spacing w:after="40"/>
        <w:ind w:left="0" w:firstLine="0"/>
        <w:rPr>
          <w:ins w:id="41" w:author="Santoro, Dean" w:date="2026-09-09T12:12:00Z" w16du:dateUtc="2026-09-09T16:12:00Z"/>
        </w:rPr>
      </w:pPr>
      <w:ins w:id="42" w:author="Santoro, Dean" w:date="2026-09-09T12:12:00Z" w16du:dateUtc="2026-09-09T16:12:00Z">
        <w:r>
          <w:t>Technical discovery and detailed solution design, including architecture, data flows, integration patterns, environments, non-functional requirements, and delivery controls.</w:t>
        </w:r>
      </w:ins>
    </w:p>
    <w:p w14:paraId="2AC845D3" w14:textId="77777777" w:rsidR="00344916" w:rsidRDefault="00344916" w:rsidP="00344916">
      <w:pPr>
        <w:pStyle w:val="ListParagraph"/>
        <w:numPr>
          <w:ilvl w:val="0"/>
          <w:numId w:val="51"/>
        </w:numPr>
        <w:spacing w:after="40"/>
        <w:ind w:left="0" w:firstLine="0"/>
        <w:rPr>
          <w:ins w:id="43" w:author="Santoro, Dean" w:date="2026-09-09T12:12:00Z" w16du:dateUtc="2026-09-09T16:12:00Z"/>
        </w:rPr>
      </w:pPr>
      <w:ins w:id="44" w:author="Santoro, Dean" w:date="2026-09-09T12:12:00Z" w16du:dateUtc="2026-09-09T16:12:00Z">
        <w:r>
          <w:t xml:space="preserve">TakOS front-end development for navigation, dashboards, filters, </w:t>
        </w:r>
        <w:proofErr w:type="gramStart"/>
        <w:r>
          <w:t>drill-downs</w:t>
        </w:r>
        <w:proofErr w:type="gramEnd"/>
        <w:r>
          <w:t>, role-based experiences, and the integrated presentation of the three MVP components.</w:t>
        </w:r>
      </w:ins>
    </w:p>
    <w:p w14:paraId="602B78C8" w14:textId="77777777" w:rsidR="00344916" w:rsidRDefault="00344916" w:rsidP="00344916">
      <w:pPr>
        <w:pStyle w:val="ListParagraph"/>
        <w:numPr>
          <w:ilvl w:val="0"/>
          <w:numId w:val="51"/>
        </w:numPr>
        <w:spacing w:after="40"/>
        <w:ind w:left="0" w:firstLine="0"/>
        <w:rPr>
          <w:ins w:id="45" w:author="Santoro, Dean" w:date="2026-09-09T12:12:00Z" w16du:dateUtc="2026-09-09T16:12:00Z"/>
        </w:rPr>
      </w:pPr>
      <w:ins w:id="46" w:author="Santoro, Dean" w:date="2026-09-09T12:12:00Z" w16du:dateUtc="2026-09-09T16:12:00Z">
        <w:r>
          <w:t>TakOS back-end development, services, business logic, APIs, reusable components, and application-layer data models needed to support the working MVP.</w:t>
        </w:r>
      </w:ins>
    </w:p>
    <w:p w14:paraId="7EC57548" w14:textId="77777777" w:rsidR="00344916" w:rsidRDefault="00344916" w:rsidP="00344916">
      <w:pPr>
        <w:pStyle w:val="ListParagraph"/>
        <w:numPr>
          <w:ilvl w:val="0"/>
          <w:numId w:val="51"/>
        </w:numPr>
        <w:spacing w:after="40"/>
        <w:ind w:left="0" w:firstLine="0"/>
        <w:rPr>
          <w:ins w:id="47" w:author="Santoro, Dean" w:date="2026-09-09T12:12:00Z" w16du:dateUtc="2026-09-09T16:12:00Z"/>
        </w:rPr>
      </w:pPr>
      <w:ins w:id="48" w:author="Santoro, Dean" w:date="2026-09-09T12:12:00Z" w16du:dateUtc="2026-09-09T16:12:00Z">
        <w:r>
          <w:t>Data engineering and data-product work for Jira, SPOT, and EDB, including approved ingestion or access patterns, transformations, mappings, lineage, quality checks, freshness assessment, and documented limitations.</w:t>
        </w:r>
      </w:ins>
    </w:p>
    <w:p w14:paraId="7831492F" w14:textId="77777777" w:rsidR="00344916" w:rsidRDefault="00344916" w:rsidP="00344916">
      <w:pPr>
        <w:pStyle w:val="ListParagraph"/>
        <w:numPr>
          <w:ilvl w:val="0"/>
          <w:numId w:val="51"/>
        </w:numPr>
        <w:spacing w:after="40"/>
        <w:ind w:left="0" w:firstLine="0"/>
        <w:rPr>
          <w:ins w:id="49" w:author="Santoro, Dean" w:date="2026-09-09T12:12:00Z" w16du:dateUtc="2026-09-09T16:12:00Z"/>
        </w:rPr>
      </w:pPr>
      <w:ins w:id="50" w:author="Santoro, Dean" w:date="2026-09-09T12:12:00Z" w16du:dateUtc="2026-09-09T16:12:00Z">
        <w:r>
          <w:t>API and integration design and implementation, including source-system interfaces, TakOS services, error handling, monitoring, and technical documentation.</w:t>
        </w:r>
      </w:ins>
    </w:p>
    <w:p w14:paraId="15D17DD9" w14:textId="77777777" w:rsidR="00344916" w:rsidRDefault="00344916" w:rsidP="00344916">
      <w:pPr>
        <w:pStyle w:val="ListParagraph"/>
        <w:numPr>
          <w:ilvl w:val="0"/>
          <w:numId w:val="51"/>
        </w:numPr>
        <w:spacing w:after="40"/>
        <w:ind w:left="0" w:firstLine="0"/>
        <w:rPr>
          <w:ins w:id="51" w:author="Santoro, Dean" w:date="2026-09-09T12:12:00Z" w16du:dateUtc="2026-09-09T16:12:00Z"/>
        </w:rPr>
      </w:pPr>
      <w:ins w:id="52" w:author="Santoro, Dean" w:date="2026-09-09T12:12:00Z" w16du:dateUtc="2026-09-09T16:12:00Z">
        <w:r>
          <w:t>Security design and implementation aligned with Takeda requirements, including access controls, identity integration, authorization, secure configuration, logging, and required reviews.</w:t>
        </w:r>
      </w:ins>
    </w:p>
    <w:p w14:paraId="20D5A55B" w14:textId="77777777" w:rsidR="00344916" w:rsidRDefault="00344916" w:rsidP="00344916">
      <w:pPr>
        <w:pStyle w:val="ListParagraph"/>
        <w:numPr>
          <w:ilvl w:val="0"/>
          <w:numId w:val="51"/>
        </w:numPr>
        <w:spacing w:after="40"/>
        <w:ind w:left="0" w:firstLine="0"/>
        <w:rPr>
          <w:ins w:id="53" w:author="Santoro, Dean" w:date="2026-09-09T12:12:00Z" w16du:dateUtc="2026-09-09T16:12:00Z"/>
        </w:rPr>
      </w:pPr>
      <w:ins w:id="54" w:author="Santoro, Dean" w:date="2026-09-09T12:12:00Z" w16du:dateUtc="2026-09-09T16:12:00Z">
        <w:r>
          <w:t>Functional, integration, data-quality, security, regression, performance, and user-acceptance testing support; defect triage; release readiness; and evidence capture.</w:t>
        </w:r>
      </w:ins>
    </w:p>
    <w:p w14:paraId="3F355E63" w14:textId="77777777" w:rsidR="00344916" w:rsidRDefault="00344916" w:rsidP="00344916">
      <w:pPr>
        <w:pStyle w:val="ListParagraph"/>
        <w:numPr>
          <w:ilvl w:val="0"/>
          <w:numId w:val="51"/>
        </w:numPr>
        <w:spacing w:after="40"/>
        <w:ind w:left="0" w:firstLine="0"/>
        <w:rPr>
          <w:ins w:id="55" w:author="Santoro, Dean" w:date="2026-09-09T12:12:00Z" w16du:dateUtc="2026-09-09T16:12:00Z"/>
        </w:rPr>
      </w:pPr>
      <w:ins w:id="56" w:author="Santoro, Dean" w:date="2026-09-09T12:12:00Z" w16du:dateUtc="2026-09-09T16:12:00Z">
        <w:r>
          <w:t>Deployment and environment promotion using Takeda-approved SDLC, qualification, change, DevOps, and release controls applicable to the solution.</w:t>
        </w:r>
      </w:ins>
    </w:p>
    <w:p w14:paraId="7D72DCFE" w14:textId="77777777" w:rsidR="00344916" w:rsidRDefault="00344916" w:rsidP="00344916">
      <w:pPr>
        <w:pStyle w:val="ListParagraph"/>
        <w:numPr>
          <w:ilvl w:val="0"/>
          <w:numId w:val="51"/>
        </w:numPr>
        <w:spacing w:after="40"/>
        <w:ind w:left="0" w:firstLine="0"/>
        <w:rPr>
          <w:ins w:id="57" w:author="Santoro, Dean" w:date="2026-09-09T12:12:00Z" w16du:dateUtc="2026-09-09T16:12:00Z"/>
        </w:rPr>
      </w:pPr>
      <w:ins w:id="58" w:author="Santoro, Dean" w:date="2026-09-09T12:12:00Z" w16du:dateUtc="2026-09-09T16:12:00Z">
        <w:r>
          <w:t xml:space="preserve">Thousand Oaks pilot support, user feedback capture, issue resolution, </w:t>
        </w:r>
        <w:proofErr w:type="spellStart"/>
        <w:r>
          <w:t>hypercare</w:t>
        </w:r>
        <w:proofErr w:type="spellEnd"/>
        <w:r>
          <w:t xml:space="preserve"> within the SOW period, and reuse assessment.</w:t>
        </w:r>
      </w:ins>
    </w:p>
    <w:p w14:paraId="3A950518" w14:textId="77777777" w:rsidR="00344916" w:rsidRDefault="00344916" w:rsidP="00344916">
      <w:pPr>
        <w:pStyle w:val="ListParagraph"/>
        <w:numPr>
          <w:ilvl w:val="0"/>
          <w:numId w:val="51"/>
        </w:numPr>
        <w:spacing w:after="40"/>
        <w:ind w:left="0" w:firstLine="0"/>
        <w:rPr>
          <w:ins w:id="59" w:author="Santoro, Dean" w:date="2026-09-09T12:12:00Z" w16du:dateUtc="2026-09-09T16:12:00Z"/>
        </w:rPr>
      </w:pPr>
      <w:ins w:id="60" w:author="Santoro, Dean" w:date="2026-09-09T12:12:00Z" w16du:dateUtc="2026-09-09T16:12:00Z">
        <w:r>
          <w:t>Technical, operational, support, data-lineage, configuration, API, security, testing, deployment, and user documentation; knowledge-transfer sessions and handoff.</w:t>
        </w:r>
      </w:ins>
    </w:p>
    <w:p w14:paraId="01F13720" w14:textId="77777777" w:rsidR="00344916" w:rsidRDefault="00344916" w:rsidP="00344916">
      <w:pPr>
        <w:pStyle w:val="ListParagraph"/>
        <w:numPr>
          <w:ilvl w:val="0"/>
          <w:numId w:val="51"/>
        </w:numPr>
        <w:spacing w:after="40"/>
        <w:ind w:left="0" w:firstLine="0"/>
        <w:rPr>
          <w:ins w:id="61" w:author="Santoro, Dean" w:date="2026-09-09T12:12:00Z" w16du:dateUtc="2026-09-09T16:12:00Z"/>
        </w:rPr>
      </w:pPr>
      <w:ins w:id="62" w:author="Santoro, Dean" w:date="2026-09-09T12:12:00Z" w16du:dateUtc="2026-09-09T16:12:00Z">
        <w:r>
          <w:t>An MVP Assessment Report and an evidence-based roadmap for Releases 1 through 3, including validated findings, gaps, dependencies, risks, architecture recommendations, prioritized features, scale considerations, ownership and support-model recommendations, and planning assumptions.</w:t>
        </w:r>
      </w:ins>
    </w:p>
    <w:p w14:paraId="1DDC6C17" w14:textId="77777777" w:rsidR="00344916" w:rsidRDefault="00344916" w:rsidP="00344916">
      <w:pPr>
        <w:pStyle w:val="ListParagraph"/>
        <w:spacing w:after="40"/>
        <w:ind w:left="0"/>
        <w:rPr>
          <w:ins w:id="63" w:author="Santoro, Dean" w:date="2026-09-09T12:12:00Z" w16du:dateUtc="2026-09-09T16:12:00Z"/>
        </w:rPr>
      </w:pPr>
    </w:p>
    <w:p w14:paraId="2C2B814E" w14:textId="77777777" w:rsidR="00344916" w:rsidRDefault="00344916" w:rsidP="00344916">
      <w:pPr>
        <w:pStyle w:val="Heading2"/>
        <w:ind w:firstLine="0"/>
        <w:jc w:val="left"/>
        <w:rPr>
          <w:ins w:id="64" w:author="Santoro, Dean" w:date="2026-09-09T12:12:00Z" w16du:dateUtc="2026-09-09T16:12:00Z"/>
        </w:rPr>
      </w:pPr>
      <w:ins w:id="65" w:author="Santoro, Dean" w:date="2026-09-09T12:12:00Z" w16du:dateUtc="2026-09-09T16:12:00Z">
        <w:r>
          <w:t>3. Responsibilities and Accountability</w:t>
        </w:r>
      </w:ins>
    </w:p>
    <w:tbl>
      <w:tblPr>
        <w:tblStyle w:val="TableGrid"/>
        <w:tblW w:w="0" w:type="auto"/>
        <w:jc w:val="center"/>
        <w:tblLook w:val="04A0" w:firstRow="1" w:lastRow="0" w:firstColumn="1" w:lastColumn="0" w:noHBand="0" w:noVBand="1"/>
      </w:tblPr>
      <w:tblGrid>
        <w:gridCol w:w="4503"/>
        <w:gridCol w:w="4513"/>
      </w:tblGrid>
      <w:tr w:rsidR="00344916" w14:paraId="5DA81E5B" w14:textId="77777777" w:rsidTr="00666E99">
        <w:trPr>
          <w:tblHeader/>
          <w:jc w:val="center"/>
          <w:ins w:id="66" w:author="Santoro, Dean" w:date="2026-09-09T12:12:00Z"/>
        </w:trPr>
        <w:tc>
          <w:tcPr>
            <w:tcW w:w="4752" w:type="dxa"/>
            <w:shd w:val="clear" w:color="auto" w:fill="1F4E78"/>
            <w:tcMar>
              <w:top w:w="80" w:type="dxa"/>
              <w:left w:w="100" w:type="dxa"/>
              <w:bottom w:w="80" w:type="dxa"/>
              <w:right w:w="100" w:type="dxa"/>
            </w:tcMar>
            <w:vAlign w:val="center"/>
          </w:tcPr>
          <w:p w14:paraId="1C0C5ABD" w14:textId="77777777" w:rsidR="00344916" w:rsidRDefault="00344916" w:rsidP="00666E99">
            <w:pPr>
              <w:rPr>
                <w:ins w:id="67" w:author="Santoro, Dean" w:date="2026-09-09T12:12:00Z" w16du:dateUtc="2026-09-09T16:12:00Z"/>
              </w:rPr>
            </w:pPr>
            <w:ins w:id="68" w:author="Santoro, Dean" w:date="2026-09-09T12:12:00Z" w16du:dateUtc="2026-09-09T16:12:00Z">
              <w:r>
                <w:rPr>
                  <w:b/>
                  <w:color w:val="FFFFFF"/>
                  <w:sz w:val="17"/>
                </w:rPr>
                <w:t>Takeda / GML business-design responsibilities</w:t>
              </w:r>
            </w:ins>
          </w:p>
        </w:tc>
        <w:tc>
          <w:tcPr>
            <w:tcW w:w="4752" w:type="dxa"/>
            <w:shd w:val="clear" w:color="auto" w:fill="1F4E78"/>
            <w:tcMar>
              <w:top w:w="80" w:type="dxa"/>
              <w:left w:w="100" w:type="dxa"/>
              <w:bottom w:w="80" w:type="dxa"/>
              <w:right w:w="100" w:type="dxa"/>
            </w:tcMar>
            <w:vAlign w:val="center"/>
          </w:tcPr>
          <w:p w14:paraId="2101D07D" w14:textId="77777777" w:rsidR="00344916" w:rsidRDefault="00344916" w:rsidP="00666E99">
            <w:pPr>
              <w:rPr>
                <w:ins w:id="69" w:author="Santoro, Dean" w:date="2026-09-09T12:12:00Z" w16du:dateUtc="2026-09-09T16:12:00Z"/>
              </w:rPr>
            </w:pPr>
            <w:proofErr w:type="spellStart"/>
            <w:ins w:id="70" w:author="Santoro, Dean" w:date="2026-09-09T12:12:00Z" w16du:dateUtc="2026-09-09T16:12:00Z">
              <w:r>
                <w:rPr>
                  <w:b/>
                  <w:color w:val="FFFFFF"/>
                  <w:sz w:val="17"/>
                </w:rPr>
                <w:t>Altimetrik</w:t>
              </w:r>
              <w:proofErr w:type="spellEnd"/>
              <w:r>
                <w:rPr>
                  <w:b/>
                  <w:color w:val="FFFFFF"/>
                  <w:sz w:val="17"/>
                </w:rPr>
                <w:t xml:space="preserve"> / TakOS technical-delivery responsibilities</w:t>
              </w:r>
            </w:ins>
          </w:p>
        </w:tc>
      </w:tr>
      <w:tr w:rsidR="00344916" w14:paraId="0BE32333" w14:textId="77777777" w:rsidTr="00666E99">
        <w:trPr>
          <w:jc w:val="center"/>
          <w:ins w:id="71" w:author="Santoro, Dean" w:date="2026-09-09T12:12:00Z"/>
        </w:trPr>
        <w:tc>
          <w:tcPr>
            <w:tcW w:w="4752" w:type="dxa"/>
            <w:tcMar>
              <w:top w:w="80" w:type="dxa"/>
              <w:left w:w="100" w:type="dxa"/>
              <w:bottom w:w="80" w:type="dxa"/>
              <w:right w:w="100" w:type="dxa"/>
            </w:tcMar>
            <w:vAlign w:val="center"/>
          </w:tcPr>
          <w:p w14:paraId="15A165D3" w14:textId="77777777" w:rsidR="00344916" w:rsidRDefault="00344916" w:rsidP="00666E99">
            <w:pPr>
              <w:spacing w:after="40"/>
              <w:rPr>
                <w:ins w:id="72" w:author="Santoro, Dean" w:date="2026-09-09T12:12:00Z" w16du:dateUtc="2026-09-09T16:12:00Z"/>
              </w:rPr>
            </w:pPr>
            <w:ins w:id="73" w:author="Santoro, Dean" w:date="2026-09-09T12:12:00Z" w16du:dateUtc="2026-09-09T16:12:00Z">
              <w:r>
                <w:rPr>
                  <w:sz w:val="17"/>
                </w:rPr>
                <w:t>Define business outcomes, personas, decisions, workflows, user journeys, screen inventory, navigation intent, business rules, KPI definitions, calculation intent, value measures, prioritization, and business acceptance criteria.</w:t>
              </w:r>
            </w:ins>
          </w:p>
        </w:tc>
        <w:tc>
          <w:tcPr>
            <w:tcW w:w="4752" w:type="dxa"/>
            <w:tcMar>
              <w:top w:w="80" w:type="dxa"/>
              <w:left w:w="100" w:type="dxa"/>
              <w:bottom w:w="80" w:type="dxa"/>
              <w:right w:w="100" w:type="dxa"/>
            </w:tcMar>
            <w:vAlign w:val="center"/>
          </w:tcPr>
          <w:p w14:paraId="6BCBFE2E" w14:textId="77777777" w:rsidR="00344916" w:rsidRDefault="00344916" w:rsidP="00666E99">
            <w:pPr>
              <w:spacing w:after="40"/>
              <w:rPr>
                <w:ins w:id="74" w:author="Santoro, Dean" w:date="2026-09-09T12:12:00Z" w16du:dateUtc="2026-09-09T16:12:00Z"/>
              </w:rPr>
            </w:pPr>
            <w:ins w:id="75" w:author="Santoro, Dean" w:date="2026-09-09T12:12:00Z" w16du:dateUtc="2026-09-09T16:12:00Z">
              <w:r>
                <w:rPr>
                  <w:sz w:val="17"/>
                </w:rPr>
                <w:t>Translate the approved business design into detailed technical designs, backlog items, estimates, sprint plans, solution architecture, data models, services, APIs, integrations, security controls, code, tests, deployments, and technical documentation.</w:t>
              </w:r>
            </w:ins>
          </w:p>
        </w:tc>
      </w:tr>
      <w:tr w:rsidR="00344916" w14:paraId="0E4D9D4A" w14:textId="77777777" w:rsidTr="00666E99">
        <w:trPr>
          <w:jc w:val="center"/>
          <w:ins w:id="76" w:author="Santoro, Dean" w:date="2026-09-09T12:12:00Z"/>
        </w:trPr>
        <w:tc>
          <w:tcPr>
            <w:tcW w:w="4752" w:type="dxa"/>
            <w:tcMar>
              <w:top w:w="80" w:type="dxa"/>
              <w:left w:w="100" w:type="dxa"/>
              <w:bottom w:w="80" w:type="dxa"/>
              <w:right w:w="100" w:type="dxa"/>
            </w:tcMar>
            <w:vAlign w:val="center"/>
          </w:tcPr>
          <w:p w14:paraId="23CA1201" w14:textId="77777777" w:rsidR="00344916" w:rsidRDefault="00344916" w:rsidP="00666E99">
            <w:pPr>
              <w:spacing w:after="40"/>
              <w:rPr>
                <w:ins w:id="77" w:author="Santoro, Dean" w:date="2026-09-09T12:12:00Z" w16du:dateUtc="2026-09-09T16:12:00Z"/>
              </w:rPr>
            </w:pPr>
            <w:ins w:id="78" w:author="Santoro, Dean" w:date="2026-09-09T12:12:00Z" w16du:dateUtc="2026-09-09T16:12:00Z">
              <w:r>
                <w:rPr>
                  <w:sz w:val="17"/>
                </w:rPr>
                <w:t>Provide or approve the Business Design Package, mockups, source-system owners, data definitions, access requests, environments, governance contacts, SMEs, test users, and timely decisions.</w:t>
              </w:r>
            </w:ins>
          </w:p>
        </w:tc>
        <w:tc>
          <w:tcPr>
            <w:tcW w:w="4752" w:type="dxa"/>
            <w:tcMar>
              <w:top w:w="80" w:type="dxa"/>
              <w:left w:w="100" w:type="dxa"/>
              <w:bottom w:w="80" w:type="dxa"/>
              <w:right w:w="100" w:type="dxa"/>
            </w:tcMar>
            <w:vAlign w:val="center"/>
          </w:tcPr>
          <w:p w14:paraId="1A2165DD" w14:textId="77777777" w:rsidR="00344916" w:rsidRDefault="00344916" w:rsidP="00666E99">
            <w:pPr>
              <w:spacing w:after="40"/>
              <w:rPr>
                <w:ins w:id="79" w:author="Santoro, Dean" w:date="2026-09-09T12:12:00Z" w16du:dateUtc="2026-09-09T16:12:00Z"/>
              </w:rPr>
            </w:pPr>
            <w:ins w:id="80" w:author="Santoro, Dean" w:date="2026-09-09T12:12:00Z" w16du:dateUtc="2026-09-09T16:12:00Z">
              <w:r>
                <w:rPr>
                  <w:sz w:val="17"/>
                </w:rPr>
                <w:t>Validate technical feasibility and source-data suitability; identify gaps and dependencies; implement Jira, SPOT, and EDB connectivity and data products using approved patterns; maintain delivery evidence and traceability.</w:t>
              </w:r>
            </w:ins>
          </w:p>
        </w:tc>
      </w:tr>
      <w:tr w:rsidR="00344916" w14:paraId="26190931" w14:textId="77777777" w:rsidTr="00666E99">
        <w:trPr>
          <w:jc w:val="center"/>
          <w:ins w:id="81" w:author="Santoro, Dean" w:date="2026-09-09T12:12:00Z"/>
        </w:trPr>
        <w:tc>
          <w:tcPr>
            <w:tcW w:w="4752" w:type="dxa"/>
            <w:tcMar>
              <w:top w:w="80" w:type="dxa"/>
              <w:left w:w="100" w:type="dxa"/>
              <w:bottom w:w="80" w:type="dxa"/>
              <w:right w:w="100" w:type="dxa"/>
            </w:tcMar>
            <w:vAlign w:val="center"/>
          </w:tcPr>
          <w:p w14:paraId="5297D6BB" w14:textId="77777777" w:rsidR="00344916" w:rsidRDefault="00344916" w:rsidP="00666E99">
            <w:pPr>
              <w:spacing w:after="40"/>
              <w:rPr>
                <w:ins w:id="82" w:author="Santoro, Dean" w:date="2026-09-09T12:12:00Z" w16du:dateUtc="2026-09-09T16:12:00Z"/>
              </w:rPr>
            </w:pPr>
            <w:ins w:id="83" w:author="Santoro, Dean" w:date="2026-09-09T12:12:00Z" w16du:dateUtc="2026-09-09T16:12:00Z">
              <w:r>
                <w:rPr>
                  <w:sz w:val="17"/>
                </w:rPr>
                <w:t>Execute or formally approve UAT and business acceptance through the Takeda Product Owner</w:t>
              </w:r>
            </w:ins>
          </w:p>
        </w:tc>
        <w:tc>
          <w:tcPr>
            <w:tcW w:w="4752" w:type="dxa"/>
            <w:tcMar>
              <w:top w:w="80" w:type="dxa"/>
              <w:left w:w="100" w:type="dxa"/>
              <w:bottom w:w="80" w:type="dxa"/>
              <w:right w:w="100" w:type="dxa"/>
            </w:tcMar>
            <w:vAlign w:val="center"/>
          </w:tcPr>
          <w:p w14:paraId="26159C47" w14:textId="77777777" w:rsidR="00344916" w:rsidRDefault="00344916" w:rsidP="00666E99">
            <w:pPr>
              <w:spacing w:after="40"/>
              <w:rPr>
                <w:ins w:id="84" w:author="Santoro, Dean" w:date="2026-09-09T12:12:00Z" w16du:dateUtc="2026-09-09T16:12:00Z"/>
              </w:rPr>
            </w:pPr>
            <w:ins w:id="85" w:author="Santoro, Dean" w:date="2026-09-09T12:12:00Z" w16du:dateUtc="2026-09-09T16:12:00Z">
              <w:r>
                <w:rPr>
                  <w:sz w:val="17"/>
                </w:rPr>
                <w:t xml:space="preserve">Support UAT, defect resolution, release readiness, deployment, pilot </w:t>
              </w:r>
              <w:proofErr w:type="spellStart"/>
              <w:r>
                <w:rPr>
                  <w:sz w:val="17"/>
                </w:rPr>
                <w:t>hypercare</w:t>
              </w:r>
              <w:proofErr w:type="spellEnd"/>
              <w:r>
                <w:rPr>
                  <w:sz w:val="17"/>
                </w:rPr>
                <w:t>, documentation, knowledge transfer, MVP assessment, and Releases 1-3 roadmap development.</w:t>
              </w:r>
            </w:ins>
          </w:p>
        </w:tc>
      </w:tr>
      <w:tr w:rsidR="00344916" w14:paraId="11A3F3F8" w14:textId="77777777" w:rsidTr="00666E99">
        <w:trPr>
          <w:jc w:val="center"/>
          <w:ins w:id="86" w:author="Santoro, Dean" w:date="2026-09-09T12:12:00Z"/>
        </w:trPr>
        <w:tc>
          <w:tcPr>
            <w:tcW w:w="4752" w:type="dxa"/>
            <w:tcMar>
              <w:top w:w="80" w:type="dxa"/>
              <w:left w:w="100" w:type="dxa"/>
              <w:bottom w:w="80" w:type="dxa"/>
              <w:right w:w="100" w:type="dxa"/>
            </w:tcMar>
            <w:vAlign w:val="center"/>
          </w:tcPr>
          <w:p w14:paraId="29825586" w14:textId="77777777" w:rsidR="00344916" w:rsidRDefault="00344916" w:rsidP="00666E99">
            <w:pPr>
              <w:spacing w:after="40"/>
              <w:rPr>
                <w:ins w:id="87" w:author="Santoro, Dean" w:date="2026-09-09T12:12:00Z" w16du:dateUtc="2026-09-09T16:12:00Z"/>
              </w:rPr>
            </w:pPr>
            <w:ins w:id="88" w:author="Santoro, Dean" w:date="2026-09-09T12:12:00Z" w16du:dateUtc="2026-09-09T16:12:00Z">
              <w:r>
                <w:rPr>
                  <w:sz w:val="17"/>
                </w:rPr>
                <w:t>Retain accountability for business-process design and for confirming that the product supports intended leadership decisions.</w:t>
              </w:r>
            </w:ins>
          </w:p>
        </w:tc>
        <w:tc>
          <w:tcPr>
            <w:tcW w:w="4752" w:type="dxa"/>
            <w:tcMar>
              <w:top w:w="80" w:type="dxa"/>
              <w:left w:w="100" w:type="dxa"/>
              <w:bottom w:w="80" w:type="dxa"/>
              <w:right w:w="100" w:type="dxa"/>
            </w:tcMar>
            <w:vAlign w:val="center"/>
          </w:tcPr>
          <w:p w14:paraId="0817BC6A" w14:textId="77777777" w:rsidR="00344916" w:rsidRDefault="00344916" w:rsidP="00666E99">
            <w:pPr>
              <w:spacing w:after="40"/>
              <w:rPr>
                <w:ins w:id="89" w:author="Santoro, Dean" w:date="2026-09-09T12:12:00Z" w16du:dateUtc="2026-09-09T16:12:00Z"/>
              </w:rPr>
            </w:pPr>
            <w:ins w:id="90" w:author="Santoro, Dean" w:date="2026-09-09T12:12:00Z" w16du:dateUtc="2026-09-09T16:12:00Z">
              <w:r>
                <w:rPr>
                  <w:sz w:val="17"/>
                </w:rPr>
                <w:t xml:space="preserve">Retain accountability for technical delivery quality. </w:t>
              </w:r>
              <w:proofErr w:type="spellStart"/>
              <w:r>
                <w:rPr>
                  <w:sz w:val="17"/>
                </w:rPr>
                <w:t>Altimetrik</w:t>
              </w:r>
              <w:proofErr w:type="spellEnd"/>
              <w:r>
                <w:rPr>
                  <w:sz w:val="17"/>
                </w:rPr>
                <w:t>/TakOS shall not be required to invent unapproved business processes, KPI definitions, or business policy.</w:t>
              </w:r>
            </w:ins>
          </w:p>
        </w:tc>
      </w:tr>
    </w:tbl>
    <w:p w14:paraId="59D3332E" w14:textId="77777777" w:rsidR="00344916" w:rsidRDefault="00344916" w:rsidP="00344916">
      <w:pPr>
        <w:pStyle w:val="Heading2"/>
        <w:ind w:firstLine="0"/>
        <w:jc w:val="left"/>
        <w:rPr>
          <w:ins w:id="91" w:author="Santoro, Dean" w:date="2026-09-09T12:12:00Z" w16du:dateUtc="2026-09-09T16:12:00Z"/>
        </w:rPr>
      </w:pPr>
    </w:p>
    <w:p w14:paraId="165F4D7F" w14:textId="77777777" w:rsidR="00344916" w:rsidRDefault="00344916" w:rsidP="00344916">
      <w:pPr>
        <w:pStyle w:val="Heading2"/>
        <w:ind w:firstLine="0"/>
        <w:jc w:val="left"/>
        <w:rPr>
          <w:ins w:id="92" w:author="Santoro, Dean" w:date="2026-09-09T12:12:00Z" w16du:dateUtc="2026-09-09T16:12:00Z"/>
        </w:rPr>
      </w:pPr>
      <w:ins w:id="93" w:author="Santoro, Dean" w:date="2026-09-09T12:12:00Z" w16du:dateUtc="2026-09-09T16:12:00Z">
        <w:r>
          <w:t>4. Measurable Deliverables and Acceptance Evidence</w:t>
        </w:r>
      </w:ins>
    </w:p>
    <w:tbl>
      <w:tblPr>
        <w:tblStyle w:val="TableGrid"/>
        <w:tblW w:w="0" w:type="auto"/>
        <w:jc w:val="center"/>
        <w:tblLook w:val="04A0" w:firstRow="1" w:lastRow="0" w:firstColumn="1" w:lastColumn="0" w:noHBand="0" w:noVBand="1"/>
      </w:tblPr>
      <w:tblGrid>
        <w:gridCol w:w="496"/>
        <w:gridCol w:w="2221"/>
        <w:gridCol w:w="6299"/>
      </w:tblGrid>
      <w:tr w:rsidR="00344916" w14:paraId="27D0FEED" w14:textId="77777777" w:rsidTr="00666E99">
        <w:trPr>
          <w:tblHeader/>
          <w:jc w:val="center"/>
          <w:ins w:id="94" w:author="Santoro, Dean" w:date="2026-09-09T12:12:00Z"/>
        </w:trPr>
        <w:tc>
          <w:tcPr>
            <w:tcW w:w="504" w:type="dxa"/>
            <w:shd w:val="clear" w:color="auto" w:fill="1F4E78"/>
            <w:tcMar>
              <w:top w:w="80" w:type="dxa"/>
              <w:left w:w="100" w:type="dxa"/>
              <w:bottom w:w="80" w:type="dxa"/>
              <w:right w:w="100" w:type="dxa"/>
            </w:tcMar>
            <w:vAlign w:val="center"/>
          </w:tcPr>
          <w:p w14:paraId="612CB62F" w14:textId="77777777" w:rsidR="00344916" w:rsidRDefault="00344916" w:rsidP="00666E99">
            <w:pPr>
              <w:rPr>
                <w:ins w:id="95" w:author="Santoro, Dean" w:date="2026-09-09T12:12:00Z" w16du:dateUtc="2026-09-09T16:12:00Z"/>
              </w:rPr>
            </w:pPr>
            <w:ins w:id="96" w:author="Santoro, Dean" w:date="2026-09-09T12:12:00Z" w16du:dateUtc="2026-09-09T16:12:00Z">
              <w:r>
                <w:rPr>
                  <w:b/>
                  <w:color w:val="FFFFFF"/>
                  <w:sz w:val="17"/>
                </w:rPr>
                <w:t>ID</w:t>
              </w:r>
            </w:ins>
          </w:p>
        </w:tc>
        <w:tc>
          <w:tcPr>
            <w:tcW w:w="2304" w:type="dxa"/>
            <w:shd w:val="clear" w:color="auto" w:fill="1F4E78"/>
            <w:tcMar>
              <w:top w:w="80" w:type="dxa"/>
              <w:left w:w="100" w:type="dxa"/>
              <w:bottom w:w="80" w:type="dxa"/>
              <w:right w:w="100" w:type="dxa"/>
            </w:tcMar>
            <w:vAlign w:val="center"/>
          </w:tcPr>
          <w:p w14:paraId="0B5619FF" w14:textId="77777777" w:rsidR="00344916" w:rsidRDefault="00344916" w:rsidP="00666E99">
            <w:pPr>
              <w:rPr>
                <w:ins w:id="97" w:author="Santoro, Dean" w:date="2026-09-09T12:12:00Z" w16du:dateUtc="2026-09-09T16:12:00Z"/>
              </w:rPr>
            </w:pPr>
            <w:ins w:id="98" w:author="Santoro, Dean" w:date="2026-09-09T12:12:00Z" w16du:dateUtc="2026-09-09T16:12:00Z">
              <w:r>
                <w:rPr>
                  <w:b/>
                  <w:color w:val="FFFFFF"/>
                  <w:sz w:val="17"/>
                </w:rPr>
                <w:t>Deliverable</w:t>
              </w:r>
            </w:ins>
          </w:p>
        </w:tc>
        <w:tc>
          <w:tcPr>
            <w:tcW w:w="6696" w:type="dxa"/>
            <w:shd w:val="clear" w:color="auto" w:fill="1F4E78"/>
            <w:tcMar>
              <w:top w:w="80" w:type="dxa"/>
              <w:left w:w="100" w:type="dxa"/>
              <w:bottom w:w="80" w:type="dxa"/>
              <w:right w:w="100" w:type="dxa"/>
            </w:tcMar>
            <w:vAlign w:val="center"/>
          </w:tcPr>
          <w:p w14:paraId="012FF4DA" w14:textId="77777777" w:rsidR="00344916" w:rsidRDefault="00344916" w:rsidP="00666E99">
            <w:pPr>
              <w:rPr>
                <w:ins w:id="99" w:author="Santoro, Dean" w:date="2026-09-09T12:12:00Z" w16du:dateUtc="2026-09-09T16:12:00Z"/>
              </w:rPr>
            </w:pPr>
            <w:ins w:id="100" w:author="Santoro, Dean" w:date="2026-09-09T12:12:00Z" w16du:dateUtc="2026-09-09T16:12:00Z">
              <w:r>
                <w:rPr>
                  <w:b/>
                  <w:color w:val="FFFFFF"/>
                  <w:sz w:val="17"/>
                </w:rPr>
                <w:t>Required evidence / measurable completion</w:t>
              </w:r>
            </w:ins>
          </w:p>
        </w:tc>
      </w:tr>
      <w:tr w:rsidR="00344916" w14:paraId="59591EEC" w14:textId="77777777" w:rsidTr="00666E99">
        <w:trPr>
          <w:jc w:val="center"/>
          <w:ins w:id="101" w:author="Santoro, Dean" w:date="2026-09-09T12:12:00Z"/>
        </w:trPr>
        <w:tc>
          <w:tcPr>
            <w:tcW w:w="504" w:type="dxa"/>
            <w:tcMar>
              <w:top w:w="80" w:type="dxa"/>
              <w:left w:w="100" w:type="dxa"/>
              <w:bottom w:w="80" w:type="dxa"/>
              <w:right w:w="100" w:type="dxa"/>
            </w:tcMar>
            <w:vAlign w:val="center"/>
          </w:tcPr>
          <w:p w14:paraId="17D098A0" w14:textId="77777777" w:rsidR="00344916" w:rsidRDefault="00344916" w:rsidP="00666E99">
            <w:pPr>
              <w:spacing w:after="40"/>
              <w:rPr>
                <w:ins w:id="102" w:author="Santoro, Dean" w:date="2026-09-09T12:12:00Z" w16du:dateUtc="2026-09-09T16:12:00Z"/>
              </w:rPr>
            </w:pPr>
            <w:ins w:id="103" w:author="Santoro, Dean" w:date="2026-09-09T12:12:00Z" w16du:dateUtc="2026-09-09T16:12:00Z">
              <w:r>
                <w:rPr>
                  <w:sz w:val="17"/>
                </w:rPr>
                <w:t>D1</w:t>
              </w:r>
            </w:ins>
          </w:p>
        </w:tc>
        <w:tc>
          <w:tcPr>
            <w:tcW w:w="2304" w:type="dxa"/>
            <w:tcMar>
              <w:top w:w="80" w:type="dxa"/>
              <w:left w:w="100" w:type="dxa"/>
              <w:bottom w:w="80" w:type="dxa"/>
              <w:right w:w="100" w:type="dxa"/>
            </w:tcMar>
            <w:vAlign w:val="center"/>
          </w:tcPr>
          <w:p w14:paraId="387BFEE4" w14:textId="77777777" w:rsidR="00344916" w:rsidRDefault="00344916" w:rsidP="00666E99">
            <w:pPr>
              <w:spacing w:after="40"/>
              <w:rPr>
                <w:ins w:id="104" w:author="Santoro, Dean" w:date="2026-09-09T12:12:00Z" w16du:dateUtc="2026-09-09T16:12:00Z"/>
              </w:rPr>
            </w:pPr>
            <w:ins w:id="105" w:author="Santoro, Dean" w:date="2026-09-09T12:12:00Z" w16du:dateUtc="2026-09-09T16:12:00Z">
              <w:r>
                <w:rPr>
                  <w:sz w:val="17"/>
                </w:rPr>
                <w:t>Approved integrated MVP technical design</w:t>
              </w:r>
            </w:ins>
          </w:p>
        </w:tc>
        <w:tc>
          <w:tcPr>
            <w:tcW w:w="6696" w:type="dxa"/>
            <w:tcMar>
              <w:top w:w="80" w:type="dxa"/>
              <w:left w:w="100" w:type="dxa"/>
              <w:bottom w:w="80" w:type="dxa"/>
              <w:right w:w="100" w:type="dxa"/>
            </w:tcMar>
            <w:vAlign w:val="center"/>
          </w:tcPr>
          <w:p w14:paraId="07EE3AF9" w14:textId="77777777" w:rsidR="00344916" w:rsidRDefault="00344916" w:rsidP="00666E99">
            <w:pPr>
              <w:spacing w:after="40"/>
              <w:rPr>
                <w:ins w:id="106" w:author="Santoro, Dean" w:date="2026-09-09T12:12:00Z" w16du:dateUtc="2026-09-09T16:12:00Z"/>
              </w:rPr>
            </w:pPr>
            <w:ins w:id="107" w:author="Santoro, Dean" w:date="2026-09-09T12:12:00Z" w16du:dateUtc="2026-09-09T16:12:00Z">
              <w:r>
                <w:rPr>
                  <w:sz w:val="17"/>
                </w:rPr>
                <w:t>Architecture, component design, data-flow diagrams, interface inventory, security design, NFRs, environments, dependencies, and review decisions documented for all three components and Jira, SPOT, and EDB.</w:t>
              </w:r>
            </w:ins>
          </w:p>
        </w:tc>
      </w:tr>
      <w:tr w:rsidR="00344916" w14:paraId="22A7541A" w14:textId="77777777" w:rsidTr="00666E99">
        <w:trPr>
          <w:jc w:val="center"/>
          <w:ins w:id="108" w:author="Santoro, Dean" w:date="2026-09-09T12:12:00Z"/>
        </w:trPr>
        <w:tc>
          <w:tcPr>
            <w:tcW w:w="504" w:type="dxa"/>
            <w:tcMar>
              <w:top w:w="80" w:type="dxa"/>
              <w:left w:w="100" w:type="dxa"/>
              <w:bottom w:w="80" w:type="dxa"/>
              <w:right w:w="100" w:type="dxa"/>
            </w:tcMar>
            <w:vAlign w:val="center"/>
          </w:tcPr>
          <w:p w14:paraId="4B0433FA" w14:textId="77777777" w:rsidR="00344916" w:rsidRDefault="00344916" w:rsidP="00666E99">
            <w:pPr>
              <w:spacing w:after="40"/>
              <w:rPr>
                <w:ins w:id="109" w:author="Santoro, Dean" w:date="2026-09-09T12:12:00Z" w16du:dateUtc="2026-09-09T16:12:00Z"/>
              </w:rPr>
            </w:pPr>
            <w:ins w:id="110" w:author="Santoro, Dean" w:date="2026-09-09T12:12:00Z" w16du:dateUtc="2026-09-09T16:12:00Z">
              <w:r>
                <w:rPr>
                  <w:sz w:val="17"/>
                </w:rPr>
                <w:t>D2</w:t>
              </w:r>
            </w:ins>
          </w:p>
        </w:tc>
        <w:tc>
          <w:tcPr>
            <w:tcW w:w="2304" w:type="dxa"/>
            <w:tcMar>
              <w:top w:w="80" w:type="dxa"/>
              <w:left w:w="100" w:type="dxa"/>
              <w:bottom w:w="80" w:type="dxa"/>
              <w:right w:w="100" w:type="dxa"/>
            </w:tcMar>
            <w:vAlign w:val="center"/>
          </w:tcPr>
          <w:p w14:paraId="7B4ADB67" w14:textId="77777777" w:rsidR="00344916" w:rsidRDefault="00344916" w:rsidP="00666E99">
            <w:pPr>
              <w:spacing w:after="40"/>
              <w:rPr>
                <w:ins w:id="111" w:author="Santoro, Dean" w:date="2026-09-09T12:12:00Z" w16du:dateUtc="2026-09-09T16:12:00Z"/>
              </w:rPr>
            </w:pPr>
            <w:ins w:id="112" w:author="Santoro, Dean" w:date="2026-09-09T12:12:00Z" w16du:dateUtc="2026-09-09T16:12:00Z">
              <w:r>
                <w:rPr>
                  <w:sz w:val="17"/>
                </w:rPr>
                <w:t>Prioritized and traceable product backlog</w:t>
              </w:r>
            </w:ins>
          </w:p>
        </w:tc>
        <w:tc>
          <w:tcPr>
            <w:tcW w:w="6696" w:type="dxa"/>
            <w:tcMar>
              <w:top w:w="80" w:type="dxa"/>
              <w:left w:w="100" w:type="dxa"/>
              <w:bottom w:w="80" w:type="dxa"/>
              <w:right w:w="100" w:type="dxa"/>
            </w:tcMar>
            <w:vAlign w:val="center"/>
          </w:tcPr>
          <w:p w14:paraId="01CFF99B" w14:textId="77777777" w:rsidR="00344916" w:rsidRDefault="00344916" w:rsidP="00666E99">
            <w:pPr>
              <w:spacing w:after="40"/>
              <w:rPr>
                <w:ins w:id="113" w:author="Santoro, Dean" w:date="2026-09-09T12:12:00Z" w16du:dateUtc="2026-09-09T16:12:00Z"/>
              </w:rPr>
            </w:pPr>
            <w:ins w:id="114" w:author="Santoro, Dean" w:date="2026-09-09T12:12:00Z" w16du:dateUtc="2026-09-09T16:12:00Z">
              <w:r>
                <w:rPr>
                  <w:sz w:val="17"/>
                </w:rPr>
                <w:t>Epics and INVEST user stories mapped to the three components, three data sources, deliverables, acceptance criteria, owners, dependencies, and release/sprint plans.</w:t>
              </w:r>
            </w:ins>
          </w:p>
        </w:tc>
      </w:tr>
      <w:tr w:rsidR="00344916" w14:paraId="04A6EBE9" w14:textId="77777777" w:rsidTr="00666E99">
        <w:trPr>
          <w:jc w:val="center"/>
          <w:ins w:id="115" w:author="Santoro, Dean" w:date="2026-09-09T12:12:00Z"/>
        </w:trPr>
        <w:tc>
          <w:tcPr>
            <w:tcW w:w="504" w:type="dxa"/>
            <w:tcMar>
              <w:top w:w="80" w:type="dxa"/>
              <w:left w:w="100" w:type="dxa"/>
              <w:bottom w:w="80" w:type="dxa"/>
              <w:right w:w="100" w:type="dxa"/>
            </w:tcMar>
            <w:vAlign w:val="center"/>
          </w:tcPr>
          <w:p w14:paraId="0852240C" w14:textId="77777777" w:rsidR="00344916" w:rsidRDefault="00344916" w:rsidP="00666E99">
            <w:pPr>
              <w:spacing w:after="40"/>
              <w:rPr>
                <w:ins w:id="116" w:author="Santoro, Dean" w:date="2026-09-09T12:12:00Z" w16du:dateUtc="2026-09-09T16:12:00Z"/>
              </w:rPr>
            </w:pPr>
            <w:ins w:id="117" w:author="Santoro, Dean" w:date="2026-09-09T12:12:00Z" w16du:dateUtc="2026-09-09T16:12:00Z">
              <w:r>
                <w:rPr>
                  <w:sz w:val="17"/>
                </w:rPr>
                <w:t>D3</w:t>
              </w:r>
            </w:ins>
          </w:p>
        </w:tc>
        <w:tc>
          <w:tcPr>
            <w:tcW w:w="2304" w:type="dxa"/>
            <w:tcMar>
              <w:top w:w="80" w:type="dxa"/>
              <w:left w:w="100" w:type="dxa"/>
              <w:bottom w:w="80" w:type="dxa"/>
              <w:right w:w="100" w:type="dxa"/>
            </w:tcMar>
            <w:vAlign w:val="center"/>
          </w:tcPr>
          <w:p w14:paraId="523D861F" w14:textId="77777777" w:rsidR="00344916" w:rsidRDefault="00344916" w:rsidP="00666E99">
            <w:pPr>
              <w:spacing w:after="40"/>
              <w:rPr>
                <w:ins w:id="118" w:author="Santoro, Dean" w:date="2026-09-09T12:12:00Z" w16du:dateUtc="2026-09-09T16:12:00Z"/>
              </w:rPr>
            </w:pPr>
            <w:ins w:id="119" w:author="Santoro, Dean" w:date="2026-09-09T12:12:00Z" w16du:dateUtc="2026-09-09T16:12:00Z">
              <w:r>
                <w:rPr>
                  <w:sz w:val="17"/>
                </w:rPr>
                <w:t>Jira, SPOT, and EDB data products and integrations</w:t>
              </w:r>
            </w:ins>
          </w:p>
        </w:tc>
        <w:tc>
          <w:tcPr>
            <w:tcW w:w="6696" w:type="dxa"/>
            <w:tcMar>
              <w:top w:w="80" w:type="dxa"/>
              <w:left w:w="100" w:type="dxa"/>
              <w:bottom w:w="80" w:type="dxa"/>
              <w:right w:w="100" w:type="dxa"/>
            </w:tcMar>
            <w:vAlign w:val="center"/>
          </w:tcPr>
          <w:p w14:paraId="1D4F4215" w14:textId="77777777" w:rsidR="00344916" w:rsidRDefault="00344916" w:rsidP="00666E99">
            <w:pPr>
              <w:spacing w:after="40"/>
              <w:rPr>
                <w:ins w:id="120" w:author="Santoro, Dean" w:date="2026-09-09T12:12:00Z" w16du:dateUtc="2026-09-09T16:12:00Z"/>
              </w:rPr>
            </w:pPr>
            <w:ins w:id="121" w:author="Santoro, Dean" w:date="2026-09-09T12:12:00Z" w16du:dateUtc="2026-09-09T16:12:00Z">
              <w:r>
                <w:rPr>
                  <w:sz w:val="17"/>
                </w:rPr>
                <w:t>Working approved connections or interfaces, mapped fields, transformations, lineage, quality/freshness results, exception handling, and documented source limitations.</w:t>
              </w:r>
            </w:ins>
          </w:p>
        </w:tc>
      </w:tr>
      <w:tr w:rsidR="00344916" w14:paraId="164CFBE2" w14:textId="77777777" w:rsidTr="00666E99">
        <w:trPr>
          <w:jc w:val="center"/>
          <w:ins w:id="122" w:author="Santoro, Dean" w:date="2026-09-09T12:12:00Z"/>
        </w:trPr>
        <w:tc>
          <w:tcPr>
            <w:tcW w:w="504" w:type="dxa"/>
            <w:tcMar>
              <w:top w:w="80" w:type="dxa"/>
              <w:left w:w="100" w:type="dxa"/>
              <w:bottom w:w="80" w:type="dxa"/>
              <w:right w:w="100" w:type="dxa"/>
            </w:tcMar>
            <w:vAlign w:val="center"/>
          </w:tcPr>
          <w:p w14:paraId="12B4F9AD" w14:textId="77777777" w:rsidR="00344916" w:rsidRDefault="00344916" w:rsidP="00666E99">
            <w:pPr>
              <w:spacing w:after="40"/>
              <w:rPr>
                <w:ins w:id="123" w:author="Santoro, Dean" w:date="2026-09-09T12:12:00Z" w16du:dateUtc="2026-09-09T16:12:00Z"/>
              </w:rPr>
            </w:pPr>
            <w:ins w:id="124" w:author="Santoro, Dean" w:date="2026-09-09T12:12:00Z" w16du:dateUtc="2026-09-09T16:12:00Z">
              <w:r>
                <w:rPr>
                  <w:sz w:val="17"/>
                </w:rPr>
                <w:t>D4</w:t>
              </w:r>
            </w:ins>
          </w:p>
        </w:tc>
        <w:tc>
          <w:tcPr>
            <w:tcW w:w="2304" w:type="dxa"/>
            <w:tcMar>
              <w:top w:w="80" w:type="dxa"/>
              <w:left w:w="100" w:type="dxa"/>
              <w:bottom w:w="80" w:type="dxa"/>
              <w:right w:w="100" w:type="dxa"/>
            </w:tcMar>
            <w:vAlign w:val="center"/>
          </w:tcPr>
          <w:p w14:paraId="43DB25E2" w14:textId="77777777" w:rsidR="00344916" w:rsidRDefault="00344916" w:rsidP="00666E99">
            <w:pPr>
              <w:spacing w:after="40"/>
              <w:rPr>
                <w:ins w:id="125" w:author="Santoro, Dean" w:date="2026-09-09T12:12:00Z" w16du:dateUtc="2026-09-09T16:12:00Z"/>
              </w:rPr>
            </w:pPr>
            <w:ins w:id="126" w:author="Santoro, Dean" w:date="2026-09-09T12:12:00Z" w16du:dateUtc="2026-09-09T16:12:00Z">
              <w:r>
                <w:rPr>
                  <w:sz w:val="17"/>
                </w:rPr>
                <w:t>Integrated TakOS MVP</w:t>
              </w:r>
            </w:ins>
          </w:p>
        </w:tc>
        <w:tc>
          <w:tcPr>
            <w:tcW w:w="6696" w:type="dxa"/>
            <w:tcMar>
              <w:top w:w="80" w:type="dxa"/>
              <w:left w:w="100" w:type="dxa"/>
              <w:bottom w:w="80" w:type="dxa"/>
              <w:right w:w="100" w:type="dxa"/>
            </w:tcMar>
            <w:vAlign w:val="center"/>
          </w:tcPr>
          <w:p w14:paraId="4949263E" w14:textId="77777777" w:rsidR="00344916" w:rsidRDefault="00344916" w:rsidP="00666E99">
            <w:pPr>
              <w:spacing w:after="40"/>
              <w:rPr>
                <w:ins w:id="127" w:author="Santoro, Dean" w:date="2026-09-09T12:12:00Z" w16du:dateUtc="2026-09-09T16:12:00Z"/>
              </w:rPr>
            </w:pPr>
            <w:ins w:id="128" w:author="Santoro, Dean" w:date="2026-09-09T12:12:00Z" w16du:dateUtc="2026-09-09T16:12:00Z">
              <w:r>
                <w:rPr>
                  <w:sz w:val="17"/>
                </w:rPr>
                <w:t>Working front end and back end covering Roadmap, Thousand Oaks Business Review, and Business Capability / North Star experiences in a Takeda-approved environment.</w:t>
              </w:r>
            </w:ins>
          </w:p>
        </w:tc>
      </w:tr>
      <w:tr w:rsidR="00344916" w14:paraId="46946F7D" w14:textId="77777777" w:rsidTr="00666E99">
        <w:trPr>
          <w:jc w:val="center"/>
          <w:ins w:id="129" w:author="Santoro, Dean" w:date="2026-09-09T12:12:00Z"/>
        </w:trPr>
        <w:tc>
          <w:tcPr>
            <w:tcW w:w="504" w:type="dxa"/>
            <w:tcMar>
              <w:top w:w="80" w:type="dxa"/>
              <w:left w:w="100" w:type="dxa"/>
              <w:bottom w:w="80" w:type="dxa"/>
              <w:right w:w="100" w:type="dxa"/>
            </w:tcMar>
            <w:vAlign w:val="center"/>
          </w:tcPr>
          <w:p w14:paraId="2267BB09" w14:textId="77777777" w:rsidR="00344916" w:rsidRDefault="00344916" w:rsidP="00666E99">
            <w:pPr>
              <w:spacing w:after="40"/>
              <w:rPr>
                <w:ins w:id="130" w:author="Santoro, Dean" w:date="2026-09-09T12:12:00Z" w16du:dateUtc="2026-09-09T16:12:00Z"/>
              </w:rPr>
            </w:pPr>
            <w:ins w:id="131" w:author="Santoro, Dean" w:date="2026-09-09T12:12:00Z" w16du:dateUtc="2026-09-09T16:12:00Z">
              <w:r>
                <w:rPr>
                  <w:sz w:val="17"/>
                </w:rPr>
                <w:t>D5</w:t>
              </w:r>
            </w:ins>
          </w:p>
        </w:tc>
        <w:tc>
          <w:tcPr>
            <w:tcW w:w="2304" w:type="dxa"/>
            <w:tcMar>
              <w:top w:w="80" w:type="dxa"/>
              <w:left w:w="100" w:type="dxa"/>
              <w:bottom w:w="80" w:type="dxa"/>
              <w:right w:w="100" w:type="dxa"/>
            </w:tcMar>
            <w:vAlign w:val="center"/>
          </w:tcPr>
          <w:p w14:paraId="007F0903" w14:textId="77777777" w:rsidR="00344916" w:rsidRDefault="00344916" w:rsidP="00666E99">
            <w:pPr>
              <w:spacing w:after="40"/>
              <w:rPr>
                <w:ins w:id="132" w:author="Santoro, Dean" w:date="2026-09-09T12:12:00Z" w16du:dateUtc="2026-09-09T16:12:00Z"/>
              </w:rPr>
            </w:pPr>
            <w:ins w:id="133" w:author="Santoro, Dean" w:date="2026-09-09T12:12:00Z" w16du:dateUtc="2026-09-09T16:12:00Z">
              <w:r>
                <w:rPr>
                  <w:sz w:val="17"/>
                </w:rPr>
                <w:t>Security and operational controls</w:t>
              </w:r>
            </w:ins>
          </w:p>
        </w:tc>
        <w:tc>
          <w:tcPr>
            <w:tcW w:w="6696" w:type="dxa"/>
            <w:tcMar>
              <w:top w:w="80" w:type="dxa"/>
              <w:left w:w="100" w:type="dxa"/>
              <w:bottom w:w="80" w:type="dxa"/>
              <w:right w:w="100" w:type="dxa"/>
            </w:tcMar>
            <w:vAlign w:val="center"/>
          </w:tcPr>
          <w:p w14:paraId="2489692B" w14:textId="77777777" w:rsidR="00344916" w:rsidRDefault="00344916" w:rsidP="00666E99">
            <w:pPr>
              <w:spacing w:after="40"/>
              <w:rPr>
                <w:ins w:id="134" w:author="Santoro, Dean" w:date="2026-09-09T12:12:00Z" w16du:dateUtc="2026-09-09T16:12:00Z"/>
              </w:rPr>
            </w:pPr>
            <w:ins w:id="135" w:author="Santoro, Dean" w:date="2026-09-09T12:12:00Z" w16du:dateUtc="2026-09-09T16:12:00Z">
              <w:r>
                <w:rPr>
                  <w:sz w:val="17"/>
                </w:rPr>
                <w:t>Approved access model, identity/authorization implementation, logging/monitoring approach, security evidence, deployment procedures, and support/runbook content required for MVP use.</w:t>
              </w:r>
            </w:ins>
          </w:p>
        </w:tc>
      </w:tr>
      <w:tr w:rsidR="00344916" w14:paraId="6DBDF561" w14:textId="77777777" w:rsidTr="00666E99">
        <w:trPr>
          <w:jc w:val="center"/>
          <w:ins w:id="136" w:author="Santoro, Dean" w:date="2026-09-09T12:12:00Z"/>
        </w:trPr>
        <w:tc>
          <w:tcPr>
            <w:tcW w:w="504" w:type="dxa"/>
            <w:tcMar>
              <w:top w:w="80" w:type="dxa"/>
              <w:left w:w="100" w:type="dxa"/>
              <w:bottom w:w="80" w:type="dxa"/>
              <w:right w:w="100" w:type="dxa"/>
            </w:tcMar>
            <w:vAlign w:val="center"/>
          </w:tcPr>
          <w:p w14:paraId="4785DDB9" w14:textId="77777777" w:rsidR="00344916" w:rsidRDefault="00344916" w:rsidP="00666E99">
            <w:pPr>
              <w:spacing w:after="40"/>
              <w:rPr>
                <w:ins w:id="137" w:author="Santoro, Dean" w:date="2026-09-09T12:12:00Z" w16du:dateUtc="2026-09-09T16:12:00Z"/>
              </w:rPr>
            </w:pPr>
            <w:ins w:id="138" w:author="Santoro, Dean" w:date="2026-09-09T12:12:00Z" w16du:dateUtc="2026-09-09T16:12:00Z">
              <w:r>
                <w:rPr>
                  <w:sz w:val="17"/>
                </w:rPr>
                <w:t>D6</w:t>
              </w:r>
            </w:ins>
          </w:p>
        </w:tc>
        <w:tc>
          <w:tcPr>
            <w:tcW w:w="2304" w:type="dxa"/>
            <w:tcMar>
              <w:top w:w="80" w:type="dxa"/>
              <w:left w:w="100" w:type="dxa"/>
              <w:bottom w:w="80" w:type="dxa"/>
              <w:right w:w="100" w:type="dxa"/>
            </w:tcMar>
            <w:vAlign w:val="center"/>
          </w:tcPr>
          <w:p w14:paraId="7597D320" w14:textId="77777777" w:rsidR="00344916" w:rsidRDefault="00344916" w:rsidP="00666E99">
            <w:pPr>
              <w:spacing w:after="40"/>
              <w:rPr>
                <w:ins w:id="139" w:author="Santoro, Dean" w:date="2026-09-09T12:12:00Z" w16du:dateUtc="2026-09-09T16:12:00Z"/>
              </w:rPr>
            </w:pPr>
            <w:ins w:id="140" w:author="Santoro, Dean" w:date="2026-09-09T12:12:00Z" w16du:dateUtc="2026-09-09T16:12:00Z">
              <w:r>
                <w:rPr>
                  <w:sz w:val="17"/>
                </w:rPr>
                <w:t>Testing and pilot evidence</w:t>
              </w:r>
            </w:ins>
          </w:p>
        </w:tc>
        <w:tc>
          <w:tcPr>
            <w:tcW w:w="6696" w:type="dxa"/>
            <w:tcMar>
              <w:top w:w="80" w:type="dxa"/>
              <w:left w:w="100" w:type="dxa"/>
              <w:bottom w:w="80" w:type="dxa"/>
              <w:right w:w="100" w:type="dxa"/>
            </w:tcMar>
            <w:vAlign w:val="center"/>
          </w:tcPr>
          <w:p w14:paraId="5C8B796B" w14:textId="77777777" w:rsidR="00344916" w:rsidRDefault="00344916" w:rsidP="00666E99">
            <w:pPr>
              <w:spacing w:after="40"/>
              <w:rPr>
                <w:ins w:id="141" w:author="Santoro, Dean" w:date="2026-09-09T12:12:00Z" w16du:dateUtc="2026-09-09T16:12:00Z"/>
              </w:rPr>
            </w:pPr>
            <w:ins w:id="142" w:author="Santoro, Dean" w:date="2026-09-09T12:12:00Z" w16du:dateUtc="2026-09-09T16:12:00Z">
              <w:r>
                <w:rPr>
                  <w:sz w:val="17"/>
                </w:rPr>
                <w:t>Test plan, cases, execution results, defect log, traceability, UAT support evidence, Thousand Oaks pilot feedback, and release-readiness record.</w:t>
              </w:r>
            </w:ins>
          </w:p>
        </w:tc>
      </w:tr>
      <w:tr w:rsidR="00344916" w14:paraId="3CA8CA68" w14:textId="77777777" w:rsidTr="00666E99">
        <w:trPr>
          <w:jc w:val="center"/>
          <w:ins w:id="143" w:author="Santoro, Dean" w:date="2026-09-09T12:12:00Z"/>
        </w:trPr>
        <w:tc>
          <w:tcPr>
            <w:tcW w:w="504" w:type="dxa"/>
            <w:tcMar>
              <w:top w:w="80" w:type="dxa"/>
              <w:left w:w="100" w:type="dxa"/>
              <w:bottom w:w="80" w:type="dxa"/>
              <w:right w:w="100" w:type="dxa"/>
            </w:tcMar>
            <w:vAlign w:val="center"/>
          </w:tcPr>
          <w:p w14:paraId="2B7B7F94" w14:textId="77777777" w:rsidR="00344916" w:rsidRDefault="00344916" w:rsidP="00666E99">
            <w:pPr>
              <w:spacing w:after="40"/>
              <w:rPr>
                <w:ins w:id="144" w:author="Santoro, Dean" w:date="2026-09-09T12:12:00Z" w16du:dateUtc="2026-09-09T16:12:00Z"/>
              </w:rPr>
            </w:pPr>
            <w:ins w:id="145" w:author="Santoro, Dean" w:date="2026-09-09T12:12:00Z" w16du:dateUtc="2026-09-09T16:12:00Z">
              <w:r>
                <w:rPr>
                  <w:sz w:val="17"/>
                </w:rPr>
                <w:t>D7</w:t>
              </w:r>
            </w:ins>
          </w:p>
        </w:tc>
        <w:tc>
          <w:tcPr>
            <w:tcW w:w="2304" w:type="dxa"/>
            <w:tcMar>
              <w:top w:w="80" w:type="dxa"/>
              <w:left w:w="100" w:type="dxa"/>
              <w:bottom w:w="80" w:type="dxa"/>
              <w:right w:w="100" w:type="dxa"/>
            </w:tcMar>
            <w:vAlign w:val="center"/>
          </w:tcPr>
          <w:p w14:paraId="3BDA157A" w14:textId="77777777" w:rsidR="00344916" w:rsidRDefault="00344916" w:rsidP="00666E99">
            <w:pPr>
              <w:spacing w:after="40"/>
              <w:rPr>
                <w:ins w:id="146" w:author="Santoro, Dean" w:date="2026-09-09T12:12:00Z" w16du:dateUtc="2026-09-09T16:12:00Z"/>
              </w:rPr>
            </w:pPr>
            <w:ins w:id="147" w:author="Santoro, Dean" w:date="2026-09-09T12:12:00Z" w16du:dateUtc="2026-09-09T16:12:00Z">
              <w:r>
                <w:rPr>
                  <w:sz w:val="17"/>
                </w:rPr>
                <w:t>Documentation and knowledge transfer</w:t>
              </w:r>
            </w:ins>
          </w:p>
        </w:tc>
        <w:tc>
          <w:tcPr>
            <w:tcW w:w="6696" w:type="dxa"/>
            <w:tcMar>
              <w:top w:w="80" w:type="dxa"/>
              <w:left w:w="100" w:type="dxa"/>
              <w:bottom w:w="80" w:type="dxa"/>
              <w:right w:w="100" w:type="dxa"/>
            </w:tcMar>
            <w:vAlign w:val="center"/>
          </w:tcPr>
          <w:p w14:paraId="3876B273" w14:textId="77777777" w:rsidR="00344916" w:rsidRDefault="00344916" w:rsidP="00666E99">
            <w:pPr>
              <w:spacing w:after="40"/>
              <w:rPr>
                <w:ins w:id="148" w:author="Santoro, Dean" w:date="2026-09-09T12:12:00Z" w16du:dateUtc="2026-09-09T16:12:00Z"/>
              </w:rPr>
            </w:pPr>
            <w:ins w:id="149" w:author="Santoro, Dean" w:date="2026-09-09T12:12:00Z" w16du:dateUtc="2026-09-09T16:12:00Z">
              <w:r>
                <w:rPr>
                  <w:sz w:val="17"/>
                </w:rPr>
                <w:t>Current technical, data, API, integration, configuration, test, deployment, support, and user documentation plus completed knowledge-transfer sessions and handoff record.</w:t>
              </w:r>
            </w:ins>
          </w:p>
        </w:tc>
      </w:tr>
      <w:tr w:rsidR="00344916" w14:paraId="586A75D3" w14:textId="77777777" w:rsidTr="00666E99">
        <w:trPr>
          <w:jc w:val="center"/>
          <w:ins w:id="150" w:author="Santoro, Dean" w:date="2026-09-09T12:12:00Z"/>
        </w:trPr>
        <w:tc>
          <w:tcPr>
            <w:tcW w:w="504" w:type="dxa"/>
            <w:tcMar>
              <w:top w:w="80" w:type="dxa"/>
              <w:left w:w="100" w:type="dxa"/>
              <w:bottom w:w="80" w:type="dxa"/>
              <w:right w:w="100" w:type="dxa"/>
            </w:tcMar>
            <w:vAlign w:val="center"/>
          </w:tcPr>
          <w:p w14:paraId="3269CF73" w14:textId="77777777" w:rsidR="00344916" w:rsidRDefault="00344916" w:rsidP="00666E99">
            <w:pPr>
              <w:spacing w:after="40"/>
              <w:rPr>
                <w:ins w:id="151" w:author="Santoro, Dean" w:date="2026-09-09T12:12:00Z" w16du:dateUtc="2026-09-09T16:12:00Z"/>
              </w:rPr>
            </w:pPr>
            <w:ins w:id="152" w:author="Santoro, Dean" w:date="2026-09-09T12:12:00Z" w16du:dateUtc="2026-09-09T16:12:00Z">
              <w:r>
                <w:rPr>
                  <w:sz w:val="17"/>
                </w:rPr>
                <w:t>D8</w:t>
              </w:r>
            </w:ins>
          </w:p>
        </w:tc>
        <w:tc>
          <w:tcPr>
            <w:tcW w:w="2304" w:type="dxa"/>
            <w:tcMar>
              <w:top w:w="80" w:type="dxa"/>
              <w:left w:w="100" w:type="dxa"/>
              <w:bottom w:w="80" w:type="dxa"/>
              <w:right w:w="100" w:type="dxa"/>
            </w:tcMar>
            <w:vAlign w:val="center"/>
          </w:tcPr>
          <w:p w14:paraId="20483630" w14:textId="77777777" w:rsidR="00344916" w:rsidRDefault="00344916" w:rsidP="00666E99">
            <w:pPr>
              <w:spacing w:after="40"/>
              <w:rPr>
                <w:ins w:id="153" w:author="Santoro, Dean" w:date="2026-09-09T12:12:00Z" w16du:dateUtc="2026-09-09T16:12:00Z"/>
              </w:rPr>
            </w:pPr>
            <w:ins w:id="154" w:author="Santoro, Dean" w:date="2026-09-09T12:12:00Z" w16du:dateUtc="2026-09-09T16:12:00Z">
              <w:r>
                <w:rPr>
                  <w:sz w:val="17"/>
                </w:rPr>
                <w:t>MVP Assessment Report</w:t>
              </w:r>
            </w:ins>
          </w:p>
        </w:tc>
        <w:tc>
          <w:tcPr>
            <w:tcW w:w="6696" w:type="dxa"/>
            <w:tcMar>
              <w:top w:w="80" w:type="dxa"/>
              <w:left w:w="100" w:type="dxa"/>
              <w:bottom w:w="80" w:type="dxa"/>
              <w:right w:w="100" w:type="dxa"/>
            </w:tcMar>
            <w:vAlign w:val="center"/>
          </w:tcPr>
          <w:p w14:paraId="0D5386E3" w14:textId="77777777" w:rsidR="00344916" w:rsidRDefault="00344916" w:rsidP="00666E99">
            <w:pPr>
              <w:spacing w:after="40"/>
              <w:rPr>
                <w:ins w:id="155" w:author="Santoro, Dean" w:date="2026-09-09T12:12:00Z" w16du:dateUtc="2026-09-09T16:12:00Z"/>
              </w:rPr>
            </w:pPr>
            <w:ins w:id="156" w:author="Santoro, Dean" w:date="2026-09-09T12:12:00Z" w16du:dateUtc="2026-09-09T16:12:00Z">
              <w:r>
                <w:rPr>
                  <w:sz w:val="17"/>
                </w:rPr>
                <w:t>Evidence-based assessment of feasibility, usability, data quality, performance, security, adoption, utilization, maturity, value-realization capability, limitations, risks, reusable patterns, and recommended go-forward decision.</w:t>
              </w:r>
            </w:ins>
          </w:p>
        </w:tc>
      </w:tr>
      <w:tr w:rsidR="00344916" w14:paraId="6A07D9AD" w14:textId="77777777" w:rsidTr="00666E99">
        <w:trPr>
          <w:jc w:val="center"/>
          <w:ins w:id="157" w:author="Santoro, Dean" w:date="2026-09-09T12:12:00Z"/>
        </w:trPr>
        <w:tc>
          <w:tcPr>
            <w:tcW w:w="504" w:type="dxa"/>
            <w:tcMar>
              <w:top w:w="80" w:type="dxa"/>
              <w:left w:w="100" w:type="dxa"/>
              <w:bottom w:w="80" w:type="dxa"/>
              <w:right w:w="100" w:type="dxa"/>
            </w:tcMar>
            <w:vAlign w:val="center"/>
          </w:tcPr>
          <w:p w14:paraId="073704CF" w14:textId="77777777" w:rsidR="00344916" w:rsidRDefault="00344916" w:rsidP="00666E99">
            <w:pPr>
              <w:spacing w:after="40"/>
              <w:rPr>
                <w:ins w:id="158" w:author="Santoro, Dean" w:date="2026-09-09T12:12:00Z" w16du:dateUtc="2026-09-09T16:12:00Z"/>
              </w:rPr>
            </w:pPr>
            <w:ins w:id="159" w:author="Santoro, Dean" w:date="2026-09-09T12:12:00Z" w16du:dateUtc="2026-09-09T16:12:00Z">
              <w:r>
                <w:rPr>
                  <w:sz w:val="17"/>
                </w:rPr>
                <w:t>D9</w:t>
              </w:r>
            </w:ins>
          </w:p>
        </w:tc>
        <w:tc>
          <w:tcPr>
            <w:tcW w:w="2304" w:type="dxa"/>
            <w:tcMar>
              <w:top w:w="80" w:type="dxa"/>
              <w:left w:w="100" w:type="dxa"/>
              <w:bottom w:w="80" w:type="dxa"/>
              <w:right w:w="100" w:type="dxa"/>
            </w:tcMar>
            <w:vAlign w:val="center"/>
          </w:tcPr>
          <w:p w14:paraId="64C034EA" w14:textId="77777777" w:rsidR="00344916" w:rsidRDefault="00344916" w:rsidP="00666E99">
            <w:pPr>
              <w:spacing w:after="40"/>
              <w:rPr>
                <w:ins w:id="160" w:author="Santoro, Dean" w:date="2026-09-09T12:12:00Z" w16du:dateUtc="2026-09-09T16:12:00Z"/>
              </w:rPr>
            </w:pPr>
            <w:ins w:id="161" w:author="Santoro, Dean" w:date="2026-09-09T12:12:00Z" w16du:dateUtc="2026-09-09T16:12:00Z">
              <w:r>
                <w:rPr>
                  <w:sz w:val="17"/>
                </w:rPr>
                <w:t>Roadmap for Releases 1 through 3</w:t>
              </w:r>
            </w:ins>
          </w:p>
        </w:tc>
        <w:tc>
          <w:tcPr>
            <w:tcW w:w="6696" w:type="dxa"/>
            <w:tcMar>
              <w:top w:w="80" w:type="dxa"/>
              <w:left w:w="100" w:type="dxa"/>
              <w:bottom w:w="80" w:type="dxa"/>
              <w:right w:w="100" w:type="dxa"/>
            </w:tcMar>
            <w:vAlign w:val="center"/>
          </w:tcPr>
          <w:p w14:paraId="3CBAEC4B" w14:textId="77777777" w:rsidR="00344916" w:rsidRDefault="00344916" w:rsidP="00666E99">
            <w:pPr>
              <w:spacing w:after="40"/>
              <w:rPr>
                <w:ins w:id="162" w:author="Santoro, Dean" w:date="2026-09-09T12:12:00Z" w16du:dateUtc="2026-09-09T16:12:00Z"/>
              </w:rPr>
            </w:pPr>
            <w:ins w:id="163" w:author="Santoro, Dean" w:date="2026-09-09T12:12:00Z" w16du:dateUtc="2026-09-09T16:12:00Z">
              <w:r>
                <w:rPr>
                  <w:sz w:val="17"/>
                </w:rPr>
                <w:t>Prioritized roadmap grounded in MVP evidence, with release objectives, features, dependencies, risks, architecture and scale considerations, ownership/support recommendations, and planning assumptions; dates and funding are [TBD – Takeda/</w:t>
              </w:r>
              <w:proofErr w:type="spellStart"/>
              <w:r>
                <w:rPr>
                  <w:sz w:val="17"/>
                </w:rPr>
                <w:t>Altimetrik</w:t>
              </w:r>
              <w:proofErr w:type="spellEnd"/>
              <w:r>
                <w:rPr>
                  <w:sz w:val="17"/>
                </w:rPr>
                <w:t xml:space="preserve"> confirmation required].</w:t>
              </w:r>
            </w:ins>
          </w:p>
        </w:tc>
      </w:tr>
    </w:tbl>
    <w:p w14:paraId="4A36B948" w14:textId="77777777" w:rsidR="00344916" w:rsidRDefault="00344916" w:rsidP="00344916">
      <w:pPr>
        <w:pStyle w:val="Heading2"/>
        <w:ind w:firstLine="0"/>
        <w:jc w:val="left"/>
        <w:rPr>
          <w:ins w:id="164" w:author="Santoro, Dean" w:date="2026-09-09T12:12:00Z" w16du:dateUtc="2026-09-09T16:12:00Z"/>
        </w:rPr>
      </w:pPr>
    </w:p>
    <w:p w14:paraId="306EED87" w14:textId="77777777" w:rsidR="00344916" w:rsidRDefault="00344916" w:rsidP="00344916">
      <w:pPr>
        <w:pStyle w:val="Heading2"/>
        <w:ind w:firstLine="0"/>
        <w:jc w:val="left"/>
        <w:rPr>
          <w:ins w:id="165" w:author="Santoro, Dean" w:date="2026-09-09T12:12:00Z" w16du:dateUtc="2026-09-09T16:12:00Z"/>
        </w:rPr>
      </w:pPr>
      <w:ins w:id="166" w:author="Santoro, Dean" w:date="2026-09-09T12:12:00Z" w16du:dateUtc="2026-09-09T16:12:00Z">
        <w:r>
          <w:t>5. Timetable and Milestones</w:t>
        </w:r>
      </w:ins>
    </w:p>
    <w:p w14:paraId="2A9B1CE0" w14:textId="77777777" w:rsidR="00344916" w:rsidRDefault="00344916" w:rsidP="00344916">
      <w:pPr>
        <w:spacing w:after="100"/>
        <w:rPr>
          <w:ins w:id="167" w:author="Santoro, Dean" w:date="2026-09-09T12:12:00Z" w16du:dateUtc="2026-09-09T16:12:00Z"/>
        </w:rPr>
      </w:pPr>
      <w:ins w:id="168" w:author="Santoro, Dean" w:date="2026-09-09T12:12:00Z" w16du:dateUtc="2026-09-09T16:12:00Z">
        <w:r w:rsidRPr="00E836E6">
          <w:t>All Services shall be performed within the contractual period of 01 October 2026 through 31 December 2026. Detailed milestone dates, sprint boundaries, release dates, and acceptance checkpoints shall be managed through the approved Agile delivery plan and sprint cadence established during project mobilization</w:t>
        </w:r>
        <w:r>
          <w:t>.</w:t>
        </w:r>
      </w:ins>
    </w:p>
    <w:tbl>
      <w:tblPr>
        <w:tblStyle w:val="TableGrid"/>
        <w:tblW w:w="9175" w:type="dxa"/>
        <w:jc w:val="center"/>
        <w:tblLook w:val="04A0" w:firstRow="1" w:lastRow="0" w:firstColumn="1" w:lastColumn="0" w:noHBand="0" w:noVBand="1"/>
      </w:tblPr>
      <w:tblGrid>
        <w:gridCol w:w="2001"/>
        <w:gridCol w:w="5559"/>
        <w:gridCol w:w="1615"/>
      </w:tblGrid>
      <w:tr w:rsidR="00344916" w14:paraId="551BB971" w14:textId="77777777" w:rsidTr="00666E99">
        <w:trPr>
          <w:tblHeader/>
          <w:jc w:val="center"/>
          <w:ins w:id="169" w:author="Santoro, Dean" w:date="2026-09-09T12:12:00Z"/>
        </w:trPr>
        <w:tc>
          <w:tcPr>
            <w:tcW w:w="2001" w:type="dxa"/>
            <w:shd w:val="clear" w:color="auto" w:fill="1F4E78"/>
            <w:tcMar>
              <w:top w:w="80" w:type="dxa"/>
              <w:left w:w="100" w:type="dxa"/>
              <w:bottom w:w="80" w:type="dxa"/>
              <w:right w:w="100" w:type="dxa"/>
            </w:tcMar>
            <w:vAlign w:val="center"/>
          </w:tcPr>
          <w:p w14:paraId="1BAF8622" w14:textId="77777777" w:rsidR="00344916" w:rsidRDefault="00344916" w:rsidP="00666E99">
            <w:pPr>
              <w:rPr>
                <w:ins w:id="170" w:author="Santoro, Dean" w:date="2026-09-09T12:12:00Z" w16du:dateUtc="2026-09-09T16:12:00Z"/>
              </w:rPr>
            </w:pPr>
            <w:ins w:id="171" w:author="Santoro, Dean" w:date="2026-09-09T12:12:00Z" w16du:dateUtc="2026-09-09T16:12:00Z">
              <w:r>
                <w:rPr>
                  <w:b/>
                  <w:color w:val="FFFFFF"/>
                  <w:sz w:val="17"/>
                </w:rPr>
                <w:t>Milestone</w:t>
              </w:r>
            </w:ins>
          </w:p>
        </w:tc>
        <w:tc>
          <w:tcPr>
            <w:tcW w:w="5559" w:type="dxa"/>
            <w:shd w:val="clear" w:color="auto" w:fill="1F4E78"/>
            <w:tcMar>
              <w:top w:w="80" w:type="dxa"/>
              <w:left w:w="100" w:type="dxa"/>
              <w:bottom w:w="80" w:type="dxa"/>
              <w:right w:w="100" w:type="dxa"/>
            </w:tcMar>
            <w:vAlign w:val="center"/>
          </w:tcPr>
          <w:p w14:paraId="37B98824" w14:textId="77777777" w:rsidR="00344916" w:rsidRDefault="00344916" w:rsidP="00666E99">
            <w:pPr>
              <w:rPr>
                <w:ins w:id="172" w:author="Santoro, Dean" w:date="2026-09-09T12:12:00Z" w16du:dateUtc="2026-09-09T16:12:00Z"/>
              </w:rPr>
            </w:pPr>
            <w:ins w:id="173" w:author="Santoro, Dean" w:date="2026-09-09T12:12:00Z" w16du:dateUtc="2026-09-09T16:12:00Z">
              <w:r>
                <w:rPr>
                  <w:b/>
                  <w:color w:val="FFFFFF"/>
                  <w:sz w:val="17"/>
                </w:rPr>
                <w:t>Completion condition</w:t>
              </w:r>
            </w:ins>
          </w:p>
        </w:tc>
        <w:tc>
          <w:tcPr>
            <w:tcW w:w="1615" w:type="dxa"/>
            <w:shd w:val="clear" w:color="auto" w:fill="1F4E78"/>
            <w:tcMar>
              <w:top w:w="80" w:type="dxa"/>
              <w:left w:w="100" w:type="dxa"/>
              <w:bottom w:w="80" w:type="dxa"/>
              <w:right w:w="100" w:type="dxa"/>
            </w:tcMar>
            <w:vAlign w:val="center"/>
          </w:tcPr>
          <w:p w14:paraId="63A892FC" w14:textId="77777777" w:rsidR="00344916" w:rsidRDefault="00344916" w:rsidP="00666E99">
            <w:pPr>
              <w:rPr>
                <w:ins w:id="174" w:author="Santoro, Dean" w:date="2026-09-09T12:12:00Z" w16du:dateUtc="2026-09-09T16:12:00Z"/>
              </w:rPr>
            </w:pPr>
            <w:ins w:id="175" w:author="Santoro, Dean" w:date="2026-09-09T12:12:00Z" w16du:dateUtc="2026-09-09T16:12:00Z">
              <w:r>
                <w:rPr>
                  <w:b/>
                  <w:color w:val="FFFFFF"/>
                  <w:sz w:val="17"/>
                </w:rPr>
                <w:t>Target date</w:t>
              </w:r>
            </w:ins>
          </w:p>
        </w:tc>
      </w:tr>
      <w:tr w:rsidR="00344916" w14:paraId="5F8B8B73" w14:textId="77777777" w:rsidTr="00666E99">
        <w:trPr>
          <w:jc w:val="center"/>
          <w:ins w:id="176" w:author="Santoro, Dean" w:date="2026-09-09T12:12:00Z"/>
        </w:trPr>
        <w:tc>
          <w:tcPr>
            <w:tcW w:w="2001" w:type="dxa"/>
            <w:tcMar>
              <w:top w:w="80" w:type="dxa"/>
              <w:left w:w="100" w:type="dxa"/>
              <w:bottom w:w="80" w:type="dxa"/>
              <w:right w:w="100" w:type="dxa"/>
            </w:tcMar>
            <w:vAlign w:val="center"/>
          </w:tcPr>
          <w:p w14:paraId="23A61379" w14:textId="77777777" w:rsidR="00344916" w:rsidRDefault="00344916" w:rsidP="00666E99">
            <w:pPr>
              <w:spacing w:after="40"/>
              <w:rPr>
                <w:ins w:id="177" w:author="Santoro, Dean" w:date="2026-09-09T12:12:00Z" w16du:dateUtc="2026-09-09T16:12:00Z"/>
              </w:rPr>
            </w:pPr>
            <w:ins w:id="178" w:author="Santoro, Dean" w:date="2026-09-09T12:12:00Z" w16du:dateUtc="2026-09-09T16:12:00Z">
              <w:r>
                <w:rPr>
                  <w:sz w:val="17"/>
                </w:rPr>
                <w:t>M1 - Mobilization and scope confirmation</w:t>
              </w:r>
            </w:ins>
          </w:p>
        </w:tc>
        <w:tc>
          <w:tcPr>
            <w:tcW w:w="5559" w:type="dxa"/>
            <w:tcMar>
              <w:top w:w="80" w:type="dxa"/>
              <w:left w:w="100" w:type="dxa"/>
              <w:bottom w:w="80" w:type="dxa"/>
              <w:right w:w="100" w:type="dxa"/>
            </w:tcMar>
            <w:vAlign w:val="center"/>
          </w:tcPr>
          <w:p w14:paraId="3545C041" w14:textId="77777777" w:rsidR="00344916" w:rsidRDefault="00344916" w:rsidP="00666E99">
            <w:pPr>
              <w:spacing w:after="40"/>
              <w:rPr>
                <w:ins w:id="179" w:author="Santoro, Dean" w:date="2026-09-09T12:12:00Z" w16du:dateUtc="2026-09-09T16:12:00Z"/>
              </w:rPr>
            </w:pPr>
            <w:ins w:id="180" w:author="Santoro, Dean" w:date="2026-09-09T12:12:00Z" w16du:dateUtc="2026-09-09T16:12:00Z">
              <w:r>
                <w:rPr>
                  <w:sz w:val="17"/>
                </w:rPr>
                <w:t>Governance, access plan, integrated MVP boundary, roles, dependencies, success measures, and delivery plan confirmed.</w:t>
              </w:r>
            </w:ins>
          </w:p>
        </w:tc>
        <w:tc>
          <w:tcPr>
            <w:tcW w:w="1615" w:type="dxa"/>
            <w:tcMar>
              <w:top w:w="80" w:type="dxa"/>
              <w:left w:w="100" w:type="dxa"/>
              <w:bottom w:w="80" w:type="dxa"/>
              <w:right w:w="100" w:type="dxa"/>
            </w:tcMar>
            <w:vAlign w:val="center"/>
          </w:tcPr>
          <w:p w14:paraId="4FED5966" w14:textId="77777777" w:rsidR="00344916" w:rsidRDefault="00344916" w:rsidP="00666E99">
            <w:pPr>
              <w:spacing w:after="40"/>
              <w:rPr>
                <w:ins w:id="181" w:author="Santoro, Dean" w:date="2026-09-09T12:12:00Z" w16du:dateUtc="2026-09-09T16:12:00Z"/>
              </w:rPr>
            </w:pPr>
            <w:ins w:id="182" w:author="Santoro, Dean" w:date="2026-09-09T12:12:00Z" w16du:dateUtc="2026-09-09T16:12:00Z">
              <w:r>
                <w:rPr>
                  <w:sz w:val="17"/>
                </w:rPr>
                <w:t>October 12, 2026</w:t>
              </w:r>
            </w:ins>
          </w:p>
        </w:tc>
      </w:tr>
      <w:tr w:rsidR="00344916" w14:paraId="6789E6F6" w14:textId="77777777" w:rsidTr="00666E99">
        <w:trPr>
          <w:jc w:val="center"/>
          <w:ins w:id="183" w:author="Santoro, Dean" w:date="2026-09-09T12:12:00Z"/>
        </w:trPr>
        <w:tc>
          <w:tcPr>
            <w:tcW w:w="2001" w:type="dxa"/>
            <w:tcMar>
              <w:top w:w="80" w:type="dxa"/>
              <w:left w:w="100" w:type="dxa"/>
              <w:bottom w:w="80" w:type="dxa"/>
              <w:right w:w="100" w:type="dxa"/>
            </w:tcMar>
            <w:vAlign w:val="center"/>
          </w:tcPr>
          <w:p w14:paraId="07719C1D" w14:textId="77777777" w:rsidR="00344916" w:rsidRDefault="00344916" w:rsidP="00666E99">
            <w:pPr>
              <w:spacing w:after="40"/>
              <w:rPr>
                <w:ins w:id="184" w:author="Santoro, Dean" w:date="2026-09-09T12:12:00Z" w16du:dateUtc="2026-09-09T16:12:00Z"/>
              </w:rPr>
            </w:pPr>
            <w:ins w:id="185" w:author="Santoro, Dean" w:date="2026-09-09T12:12:00Z" w16du:dateUtc="2026-09-09T16:12:00Z">
              <w:r>
                <w:rPr>
                  <w:sz w:val="17"/>
                </w:rPr>
                <w:t>M2 - Technical design and backlog baseline</w:t>
              </w:r>
            </w:ins>
          </w:p>
        </w:tc>
        <w:tc>
          <w:tcPr>
            <w:tcW w:w="5559" w:type="dxa"/>
            <w:tcMar>
              <w:top w:w="80" w:type="dxa"/>
              <w:left w:w="100" w:type="dxa"/>
              <w:bottom w:w="80" w:type="dxa"/>
              <w:right w:w="100" w:type="dxa"/>
            </w:tcMar>
            <w:vAlign w:val="center"/>
          </w:tcPr>
          <w:p w14:paraId="2C7EB624" w14:textId="77777777" w:rsidR="00344916" w:rsidRDefault="00344916" w:rsidP="00666E99">
            <w:pPr>
              <w:spacing w:after="40"/>
              <w:rPr>
                <w:ins w:id="186" w:author="Santoro, Dean" w:date="2026-09-09T12:12:00Z" w16du:dateUtc="2026-09-09T16:12:00Z"/>
              </w:rPr>
            </w:pPr>
            <w:ins w:id="187" w:author="Santoro, Dean" w:date="2026-09-09T12:12:00Z" w16du:dateUtc="2026-09-09T16:12:00Z">
              <w:r>
                <w:rPr>
                  <w:sz w:val="17"/>
                </w:rPr>
                <w:t>D1 and D2 reviewed; Jira, SPOT, and EDB integration approach and security dependencies confirmed.</w:t>
              </w:r>
            </w:ins>
          </w:p>
        </w:tc>
        <w:tc>
          <w:tcPr>
            <w:tcW w:w="1615" w:type="dxa"/>
            <w:tcMar>
              <w:top w:w="80" w:type="dxa"/>
              <w:left w:w="100" w:type="dxa"/>
              <w:bottom w:w="80" w:type="dxa"/>
              <w:right w:w="100" w:type="dxa"/>
            </w:tcMar>
            <w:vAlign w:val="center"/>
          </w:tcPr>
          <w:p w14:paraId="141E3FFF" w14:textId="77777777" w:rsidR="00344916" w:rsidRDefault="00344916" w:rsidP="00666E99">
            <w:pPr>
              <w:spacing w:after="40"/>
              <w:rPr>
                <w:ins w:id="188" w:author="Santoro, Dean" w:date="2026-09-09T12:12:00Z" w16du:dateUtc="2026-09-09T16:12:00Z"/>
              </w:rPr>
            </w:pPr>
            <w:ins w:id="189" w:author="Santoro, Dean" w:date="2026-09-09T12:12:00Z" w16du:dateUtc="2026-09-09T16:12:00Z">
              <w:r>
                <w:rPr>
                  <w:sz w:val="17"/>
                </w:rPr>
                <w:t>October 26, 2026</w:t>
              </w:r>
            </w:ins>
          </w:p>
        </w:tc>
      </w:tr>
      <w:tr w:rsidR="00344916" w14:paraId="723DACAD" w14:textId="77777777" w:rsidTr="00666E99">
        <w:trPr>
          <w:jc w:val="center"/>
          <w:ins w:id="190" w:author="Santoro, Dean" w:date="2026-09-09T12:12:00Z"/>
        </w:trPr>
        <w:tc>
          <w:tcPr>
            <w:tcW w:w="2001" w:type="dxa"/>
            <w:tcMar>
              <w:top w:w="80" w:type="dxa"/>
              <w:left w:w="100" w:type="dxa"/>
              <w:bottom w:w="80" w:type="dxa"/>
              <w:right w:w="100" w:type="dxa"/>
            </w:tcMar>
            <w:vAlign w:val="center"/>
          </w:tcPr>
          <w:p w14:paraId="306E5697" w14:textId="77777777" w:rsidR="00344916" w:rsidRDefault="00344916" w:rsidP="00666E99">
            <w:pPr>
              <w:spacing w:after="40"/>
              <w:rPr>
                <w:ins w:id="191" w:author="Santoro, Dean" w:date="2026-09-09T12:12:00Z" w16du:dateUtc="2026-09-09T16:12:00Z"/>
              </w:rPr>
            </w:pPr>
            <w:ins w:id="192" w:author="Santoro, Dean" w:date="2026-09-09T12:12:00Z" w16du:dateUtc="2026-09-09T16:12:00Z">
              <w:r>
                <w:rPr>
                  <w:sz w:val="17"/>
                </w:rPr>
                <w:t>M3 - Integrated build increment</w:t>
              </w:r>
            </w:ins>
          </w:p>
        </w:tc>
        <w:tc>
          <w:tcPr>
            <w:tcW w:w="5559" w:type="dxa"/>
            <w:tcMar>
              <w:top w:w="80" w:type="dxa"/>
              <w:left w:w="100" w:type="dxa"/>
              <w:bottom w:w="80" w:type="dxa"/>
              <w:right w:w="100" w:type="dxa"/>
            </w:tcMar>
            <w:vAlign w:val="center"/>
          </w:tcPr>
          <w:p w14:paraId="13FCB5ED" w14:textId="77777777" w:rsidR="00344916" w:rsidRDefault="00344916" w:rsidP="00666E99">
            <w:pPr>
              <w:spacing w:after="40"/>
              <w:rPr>
                <w:ins w:id="193" w:author="Santoro, Dean" w:date="2026-09-09T12:12:00Z" w16du:dateUtc="2026-09-09T16:12:00Z"/>
              </w:rPr>
            </w:pPr>
            <w:ins w:id="194" w:author="Santoro, Dean" w:date="2026-09-09T12:12:00Z" w16du:dateUtc="2026-09-09T16:12:00Z">
              <w:r>
                <w:rPr>
                  <w:sz w:val="17"/>
                </w:rPr>
                <w:t>A demonstrable TakOS increment includes each of the three platform components and evidence of each required data source.</w:t>
              </w:r>
            </w:ins>
          </w:p>
        </w:tc>
        <w:tc>
          <w:tcPr>
            <w:tcW w:w="1615" w:type="dxa"/>
            <w:tcMar>
              <w:top w:w="80" w:type="dxa"/>
              <w:left w:w="100" w:type="dxa"/>
              <w:bottom w:w="80" w:type="dxa"/>
              <w:right w:w="100" w:type="dxa"/>
            </w:tcMar>
            <w:vAlign w:val="center"/>
          </w:tcPr>
          <w:p w14:paraId="60DBFB1F" w14:textId="77777777" w:rsidR="00344916" w:rsidRDefault="00344916" w:rsidP="00666E99">
            <w:pPr>
              <w:spacing w:after="40"/>
              <w:rPr>
                <w:ins w:id="195" w:author="Santoro, Dean" w:date="2026-09-09T12:12:00Z" w16du:dateUtc="2026-09-09T16:12:00Z"/>
              </w:rPr>
            </w:pPr>
            <w:ins w:id="196" w:author="Santoro, Dean" w:date="2026-09-09T12:12:00Z" w16du:dateUtc="2026-09-09T16:12:00Z">
              <w:r>
                <w:rPr>
                  <w:sz w:val="17"/>
                </w:rPr>
                <w:t>November 27, 2026</w:t>
              </w:r>
            </w:ins>
          </w:p>
        </w:tc>
      </w:tr>
      <w:tr w:rsidR="00344916" w14:paraId="665255CD" w14:textId="77777777" w:rsidTr="00666E99">
        <w:trPr>
          <w:jc w:val="center"/>
          <w:ins w:id="197" w:author="Santoro, Dean" w:date="2026-09-09T12:12:00Z"/>
        </w:trPr>
        <w:tc>
          <w:tcPr>
            <w:tcW w:w="2001" w:type="dxa"/>
            <w:tcMar>
              <w:top w:w="80" w:type="dxa"/>
              <w:left w:w="100" w:type="dxa"/>
              <w:bottom w:w="80" w:type="dxa"/>
              <w:right w:w="100" w:type="dxa"/>
            </w:tcMar>
            <w:vAlign w:val="center"/>
          </w:tcPr>
          <w:p w14:paraId="43164F93" w14:textId="77777777" w:rsidR="00344916" w:rsidRDefault="00344916" w:rsidP="00666E99">
            <w:pPr>
              <w:spacing w:after="40"/>
              <w:rPr>
                <w:ins w:id="198" w:author="Santoro, Dean" w:date="2026-09-09T12:12:00Z" w16du:dateUtc="2026-09-09T16:12:00Z"/>
              </w:rPr>
            </w:pPr>
            <w:ins w:id="199" w:author="Santoro, Dean" w:date="2026-09-09T12:12:00Z" w16du:dateUtc="2026-09-09T16:12:00Z">
              <w:r>
                <w:rPr>
                  <w:sz w:val="17"/>
                </w:rPr>
                <w:t>M4 - Test and Thousand Oaks pilot readiness</w:t>
              </w:r>
            </w:ins>
          </w:p>
        </w:tc>
        <w:tc>
          <w:tcPr>
            <w:tcW w:w="5559" w:type="dxa"/>
            <w:tcMar>
              <w:top w:w="80" w:type="dxa"/>
              <w:left w:w="100" w:type="dxa"/>
              <w:bottom w:w="80" w:type="dxa"/>
              <w:right w:w="100" w:type="dxa"/>
            </w:tcMar>
            <w:vAlign w:val="center"/>
          </w:tcPr>
          <w:p w14:paraId="49F79571" w14:textId="77777777" w:rsidR="00344916" w:rsidRDefault="00344916" w:rsidP="00666E99">
            <w:pPr>
              <w:spacing w:after="40"/>
              <w:rPr>
                <w:ins w:id="200" w:author="Santoro, Dean" w:date="2026-09-09T12:12:00Z" w16du:dateUtc="2026-09-09T16:12:00Z"/>
              </w:rPr>
            </w:pPr>
            <w:ins w:id="201" w:author="Santoro, Dean" w:date="2026-09-09T12:12:00Z" w16du:dateUtc="2026-09-09T16:12:00Z">
              <w:r>
                <w:rPr>
                  <w:sz w:val="17"/>
                </w:rPr>
                <w:t>D3-D6 are sufficiently complete for pilot execution and UAT under agreed entry criteria.</w:t>
              </w:r>
            </w:ins>
          </w:p>
        </w:tc>
        <w:tc>
          <w:tcPr>
            <w:tcW w:w="1615" w:type="dxa"/>
            <w:tcMar>
              <w:top w:w="80" w:type="dxa"/>
              <w:left w:w="100" w:type="dxa"/>
              <w:bottom w:w="80" w:type="dxa"/>
              <w:right w:w="100" w:type="dxa"/>
            </w:tcMar>
            <w:vAlign w:val="center"/>
          </w:tcPr>
          <w:p w14:paraId="3A2CDE20" w14:textId="77777777" w:rsidR="00344916" w:rsidRDefault="00344916" w:rsidP="00666E99">
            <w:pPr>
              <w:spacing w:after="40"/>
              <w:rPr>
                <w:ins w:id="202" w:author="Santoro, Dean" w:date="2026-09-09T12:12:00Z" w16du:dateUtc="2026-09-09T16:12:00Z"/>
              </w:rPr>
            </w:pPr>
            <w:ins w:id="203" w:author="Santoro, Dean" w:date="2026-09-09T12:12:00Z" w16du:dateUtc="2026-09-09T16:12:00Z">
              <w:r>
                <w:rPr>
                  <w:sz w:val="17"/>
                </w:rPr>
                <w:t>December 4, 2026</w:t>
              </w:r>
            </w:ins>
          </w:p>
        </w:tc>
      </w:tr>
      <w:tr w:rsidR="00344916" w14:paraId="2AF7C4A5" w14:textId="77777777" w:rsidTr="00666E99">
        <w:trPr>
          <w:jc w:val="center"/>
          <w:ins w:id="204" w:author="Santoro, Dean" w:date="2026-09-09T12:12:00Z"/>
        </w:trPr>
        <w:tc>
          <w:tcPr>
            <w:tcW w:w="2001" w:type="dxa"/>
            <w:tcMar>
              <w:top w:w="80" w:type="dxa"/>
              <w:left w:w="100" w:type="dxa"/>
              <w:bottom w:w="80" w:type="dxa"/>
              <w:right w:w="100" w:type="dxa"/>
            </w:tcMar>
            <w:vAlign w:val="center"/>
          </w:tcPr>
          <w:p w14:paraId="7FB2940D" w14:textId="77777777" w:rsidR="00344916" w:rsidRDefault="00344916" w:rsidP="00666E99">
            <w:pPr>
              <w:spacing w:after="40"/>
              <w:rPr>
                <w:ins w:id="205" w:author="Santoro, Dean" w:date="2026-09-09T12:12:00Z" w16du:dateUtc="2026-09-09T16:12:00Z"/>
              </w:rPr>
            </w:pPr>
            <w:ins w:id="206" w:author="Santoro, Dean" w:date="2026-09-09T12:12:00Z" w16du:dateUtc="2026-09-09T16:12:00Z">
              <w:r>
                <w:rPr>
                  <w:sz w:val="17"/>
                </w:rPr>
                <w:t>M5 - MVP completion and handoff</w:t>
              </w:r>
            </w:ins>
          </w:p>
        </w:tc>
        <w:tc>
          <w:tcPr>
            <w:tcW w:w="5559" w:type="dxa"/>
            <w:tcMar>
              <w:top w:w="80" w:type="dxa"/>
              <w:left w:w="100" w:type="dxa"/>
              <w:bottom w:w="80" w:type="dxa"/>
              <w:right w:w="100" w:type="dxa"/>
            </w:tcMar>
            <w:vAlign w:val="center"/>
          </w:tcPr>
          <w:p w14:paraId="00E6BD39" w14:textId="77777777" w:rsidR="00344916" w:rsidRDefault="00344916" w:rsidP="00666E99">
            <w:pPr>
              <w:spacing w:after="40"/>
              <w:rPr>
                <w:ins w:id="207" w:author="Santoro, Dean" w:date="2026-09-09T12:12:00Z" w16du:dateUtc="2026-09-09T16:12:00Z"/>
              </w:rPr>
            </w:pPr>
            <w:ins w:id="208" w:author="Santoro, Dean" w:date="2026-09-09T12:12:00Z" w16du:dateUtc="2026-09-09T16:12:00Z">
              <w:r>
                <w:rPr>
                  <w:sz w:val="17"/>
                </w:rPr>
                <w:t>Acceptance criteria satisfied or exceptions formally approved; D7-D9 delivered; knowledge transfer and handoff completed.</w:t>
              </w:r>
            </w:ins>
          </w:p>
        </w:tc>
        <w:tc>
          <w:tcPr>
            <w:tcW w:w="1615" w:type="dxa"/>
            <w:tcMar>
              <w:top w:w="80" w:type="dxa"/>
              <w:left w:w="100" w:type="dxa"/>
              <w:bottom w:w="80" w:type="dxa"/>
              <w:right w:w="100" w:type="dxa"/>
            </w:tcMar>
            <w:vAlign w:val="center"/>
          </w:tcPr>
          <w:p w14:paraId="2EF5E8FB" w14:textId="77777777" w:rsidR="00344916" w:rsidRDefault="00344916" w:rsidP="00666E99">
            <w:pPr>
              <w:spacing w:after="40"/>
              <w:rPr>
                <w:ins w:id="209" w:author="Santoro, Dean" w:date="2026-09-09T12:12:00Z" w16du:dateUtc="2026-09-09T16:12:00Z"/>
              </w:rPr>
            </w:pPr>
            <w:ins w:id="210" w:author="Santoro, Dean" w:date="2026-09-09T12:12:00Z" w16du:dateUtc="2026-09-09T16:12:00Z">
              <w:r>
                <w:rPr>
                  <w:sz w:val="17"/>
                </w:rPr>
                <w:t>No later than 31 December 2026, subject to agreed acceptance schedule</w:t>
              </w:r>
            </w:ins>
          </w:p>
        </w:tc>
      </w:tr>
    </w:tbl>
    <w:p w14:paraId="7E3FBCA6" w14:textId="77777777" w:rsidR="00344916" w:rsidRDefault="00344916" w:rsidP="00344916">
      <w:pPr>
        <w:pStyle w:val="Heading2"/>
        <w:ind w:firstLine="0"/>
        <w:jc w:val="left"/>
        <w:rPr>
          <w:ins w:id="211" w:author="Santoro, Dean" w:date="2026-09-09T12:12:00Z" w16du:dateUtc="2026-09-09T16:12:00Z"/>
        </w:rPr>
      </w:pPr>
    </w:p>
    <w:p w14:paraId="6E353888" w14:textId="77777777" w:rsidR="00344916" w:rsidRDefault="00344916" w:rsidP="00344916">
      <w:pPr>
        <w:pStyle w:val="Heading2"/>
        <w:ind w:firstLine="0"/>
        <w:jc w:val="left"/>
        <w:rPr>
          <w:ins w:id="212" w:author="Santoro, Dean" w:date="2026-09-09T12:12:00Z" w16du:dateUtc="2026-09-09T16:12:00Z"/>
        </w:rPr>
      </w:pPr>
      <w:ins w:id="213" w:author="Santoro, Dean" w:date="2026-09-09T12:12:00Z" w16du:dateUtc="2026-09-09T16:12:00Z">
        <w:r>
          <w:t>6. Dependencies and Assumptions</w:t>
        </w:r>
      </w:ins>
    </w:p>
    <w:p w14:paraId="0AC6A42F" w14:textId="77777777" w:rsidR="00344916" w:rsidRDefault="00344916" w:rsidP="00344916">
      <w:pPr>
        <w:pStyle w:val="ListParagraph"/>
        <w:numPr>
          <w:ilvl w:val="0"/>
          <w:numId w:val="51"/>
        </w:numPr>
        <w:spacing w:after="40"/>
        <w:rPr>
          <w:ins w:id="214" w:author="Santoro, Dean" w:date="2026-09-09T12:12:00Z" w16du:dateUtc="2026-09-09T16:12:00Z"/>
        </w:rPr>
      </w:pPr>
      <w:ins w:id="215" w:author="Santoro, Dean" w:date="2026-09-09T12:12:00Z" w16du:dateUtc="2026-09-09T16:12:00Z">
        <w:r>
          <w:t>Takeda will provide timely access to Jira, SPOT, EDB, TakOS environments, repositories, identity/security services, source-system SMEs, data definitions, and required review and approval forums.</w:t>
        </w:r>
      </w:ins>
    </w:p>
    <w:p w14:paraId="01954C69" w14:textId="77777777" w:rsidR="00344916" w:rsidRDefault="00344916" w:rsidP="00344916">
      <w:pPr>
        <w:pStyle w:val="ListParagraph"/>
        <w:numPr>
          <w:ilvl w:val="0"/>
          <w:numId w:val="51"/>
        </w:numPr>
        <w:spacing w:after="40"/>
        <w:rPr>
          <w:ins w:id="216" w:author="Santoro, Dean" w:date="2026-09-09T12:12:00Z" w16du:dateUtc="2026-09-09T16:12:00Z"/>
        </w:rPr>
      </w:pPr>
      <w:ins w:id="217" w:author="Santoro, Dean" w:date="2026-09-09T12:12:00Z" w16du:dateUtc="2026-09-09T16:12:00Z">
        <w:r>
          <w:t>Takeda will provide the approved Business Design Package and timely business decisions, including KPIs, calculations, workflows, mockups, personas, prioritization, and business acceptance criteria.</w:t>
        </w:r>
      </w:ins>
    </w:p>
    <w:p w14:paraId="57A10780" w14:textId="77777777" w:rsidR="00344916" w:rsidRDefault="00344916" w:rsidP="00344916">
      <w:pPr>
        <w:pStyle w:val="ListParagraph"/>
        <w:numPr>
          <w:ilvl w:val="0"/>
          <w:numId w:val="51"/>
        </w:numPr>
        <w:spacing w:after="40"/>
        <w:rPr>
          <w:ins w:id="218" w:author="Santoro, Dean" w:date="2026-09-09T12:12:00Z" w16du:dateUtc="2026-09-09T16:12:00Z"/>
        </w:rPr>
      </w:pPr>
      <w:ins w:id="219" w:author="Santoro, Dean" w:date="2026-09-09T12:12:00Z" w16du:dateUtc="2026-09-09T16:12:00Z">
        <w:r>
          <w:t xml:space="preserve">Jira, SPOT, and EDB contain or can expose sufficient approved data for MVP validation. </w:t>
        </w:r>
        <w:proofErr w:type="spellStart"/>
        <w:r>
          <w:t>Altimetrik</w:t>
        </w:r>
        <w:proofErr w:type="spellEnd"/>
        <w:r>
          <w:t xml:space="preserve"> shall validate this assumption and document evidence and gaps.</w:t>
        </w:r>
      </w:ins>
    </w:p>
    <w:p w14:paraId="57A98B8C" w14:textId="77777777" w:rsidR="00344916" w:rsidRDefault="00344916" w:rsidP="00344916">
      <w:pPr>
        <w:pStyle w:val="ListParagraph"/>
        <w:numPr>
          <w:ilvl w:val="0"/>
          <w:numId w:val="51"/>
        </w:numPr>
        <w:spacing w:after="40"/>
        <w:rPr>
          <w:ins w:id="220" w:author="Santoro, Dean" w:date="2026-09-09T12:12:00Z" w16du:dateUtc="2026-09-09T16:12:00Z"/>
        </w:rPr>
      </w:pPr>
      <w:ins w:id="221" w:author="Santoro, Dean" w:date="2026-09-09T12:12:00Z" w16du:dateUtc="2026-09-09T16:12:00Z">
        <w:r>
          <w:t xml:space="preserve">All source access, API, security, privacy, compliance, </w:t>
        </w:r>
        <w:proofErr w:type="spellStart"/>
        <w:r>
          <w:t>GxP</w:t>
        </w:r>
        <w:proofErr w:type="spellEnd"/>
        <w:r>
          <w:t>/non-</w:t>
        </w:r>
        <w:proofErr w:type="spellStart"/>
        <w:r>
          <w:t>GxP</w:t>
        </w:r>
        <w:proofErr w:type="spellEnd"/>
        <w:r>
          <w:t>, architecture, and SDLC requirements remain subject to Takeda approval.</w:t>
        </w:r>
      </w:ins>
    </w:p>
    <w:p w14:paraId="1E5B5B32" w14:textId="77777777" w:rsidR="00344916" w:rsidRDefault="00344916" w:rsidP="00344916">
      <w:pPr>
        <w:pStyle w:val="ListParagraph"/>
        <w:numPr>
          <w:ilvl w:val="0"/>
          <w:numId w:val="51"/>
        </w:numPr>
        <w:spacing w:after="40"/>
        <w:rPr>
          <w:ins w:id="222" w:author="Santoro, Dean" w:date="2026-09-09T12:12:00Z" w16du:dateUtc="2026-09-09T16:12:00Z"/>
        </w:rPr>
      </w:pPr>
      <w:ins w:id="223" w:author="Santoro, Dean" w:date="2026-09-09T12:12:00Z" w16du:dateUtc="2026-09-09T16:12:00Z">
        <w:r>
          <w:t>Delays in access, decisions, environments, data availability, security review, or UAT may affect cost or schedule. Any change to fees, staffing, rates, or ceiling requires the contractual process for approved Additional Work.</w:t>
        </w:r>
      </w:ins>
    </w:p>
    <w:p w14:paraId="31C63EC5" w14:textId="77777777" w:rsidR="00344916" w:rsidRDefault="00344916" w:rsidP="00344916">
      <w:pPr>
        <w:pStyle w:val="ListParagraph"/>
        <w:spacing w:after="40"/>
        <w:rPr>
          <w:ins w:id="224" w:author="Santoro, Dean" w:date="2026-09-09T12:12:00Z" w16du:dateUtc="2026-09-09T16:12:00Z"/>
        </w:rPr>
      </w:pPr>
    </w:p>
    <w:p w14:paraId="1D62C87C" w14:textId="77777777" w:rsidR="00344916" w:rsidRDefault="00344916" w:rsidP="00344916">
      <w:pPr>
        <w:pStyle w:val="Heading2"/>
        <w:ind w:firstLine="0"/>
        <w:jc w:val="left"/>
        <w:rPr>
          <w:ins w:id="225" w:author="Santoro, Dean" w:date="2026-09-09T12:12:00Z" w16du:dateUtc="2026-09-09T16:12:00Z"/>
        </w:rPr>
      </w:pPr>
      <w:ins w:id="226" w:author="Santoro, Dean" w:date="2026-09-09T12:12:00Z" w16du:dateUtc="2026-09-09T16:12:00Z">
        <w:r>
          <w:t>7. Risks and Controls</w:t>
        </w:r>
      </w:ins>
    </w:p>
    <w:tbl>
      <w:tblPr>
        <w:tblStyle w:val="TableGrid"/>
        <w:tblW w:w="0" w:type="auto"/>
        <w:jc w:val="center"/>
        <w:tblLook w:val="04A0" w:firstRow="1" w:lastRow="0" w:firstColumn="1" w:lastColumn="0" w:noHBand="0" w:noVBand="1"/>
      </w:tblPr>
      <w:tblGrid>
        <w:gridCol w:w="2947"/>
        <w:gridCol w:w="991"/>
        <w:gridCol w:w="5078"/>
      </w:tblGrid>
      <w:tr w:rsidR="00344916" w14:paraId="0ADC940C" w14:textId="77777777" w:rsidTr="00666E99">
        <w:trPr>
          <w:tblHeader/>
          <w:jc w:val="center"/>
          <w:ins w:id="227" w:author="Santoro, Dean" w:date="2026-09-09T12:12:00Z"/>
        </w:trPr>
        <w:tc>
          <w:tcPr>
            <w:tcW w:w="3096" w:type="dxa"/>
            <w:shd w:val="clear" w:color="auto" w:fill="1F4E78"/>
            <w:tcMar>
              <w:top w:w="80" w:type="dxa"/>
              <w:left w:w="100" w:type="dxa"/>
              <w:bottom w:w="80" w:type="dxa"/>
              <w:right w:w="100" w:type="dxa"/>
            </w:tcMar>
            <w:vAlign w:val="center"/>
          </w:tcPr>
          <w:p w14:paraId="71B20A5F" w14:textId="77777777" w:rsidR="00344916" w:rsidRDefault="00344916" w:rsidP="00666E99">
            <w:pPr>
              <w:rPr>
                <w:ins w:id="228" w:author="Santoro, Dean" w:date="2026-09-09T12:12:00Z" w16du:dateUtc="2026-09-09T16:12:00Z"/>
              </w:rPr>
            </w:pPr>
            <w:ins w:id="229" w:author="Santoro, Dean" w:date="2026-09-09T12:12:00Z" w16du:dateUtc="2026-09-09T16:12:00Z">
              <w:r>
                <w:rPr>
                  <w:b/>
                  <w:color w:val="FFFFFF"/>
                  <w:sz w:val="17"/>
                </w:rPr>
                <w:t>Risk</w:t>
              </w:r>
            </w:ins>
          </w:p>
        </w:tc>
        <w:tc>
          <w:tcPr>
            <w:tcW w:w="1008" w:type="dxa"/>
            <w:shd w:val="clear" w:color="auto" w:fill="1F4E78"/>
            <w:tcMar>
              <w:top w:w="80" w:type="dxa"/>
              <w:left w:w="100" w:type="dxa"/>
              <w:bottom w:w="80" w:type="dxa"/>
              <w:right w:w="100" w:type="dxa"/>
            </w:tcMar>
            <w:vAlign w:val="center"/>
          </w:tcPr>
          <w:p w14:paraId="5644C9BC" w14:textId="77777777" w:rsidR="00344916" w:rsidRDefault="00344916" w:rsidP="00666E99">
            <w:pPr>
              <w:rPr>
                <w:ins w:id="230" w:author="Santoro, Dean" w:date="2026-09-09T12:12:00Z" w16du:dateUtc="2026-09-09T16:12:00Z"/>
              </w:rPr>
            </w:pPr>
            <w:ins w:id="231" w:author="Santoro, Dean" w:date="2026-09-09T12:12:00Z" w16du:dateUtc="2026-09-09T16:12:00Z">
              <w:r>
                <w:rPr>
                  <w:b/>
                  <w:color w:val="FFFFFF"/>
                  <w:sz w:val="17"/>
                </w:rPr>
                <w:t>Impact</w:t>
              </w:r>
            </w:ins>
          </w:p>
        </w:tc>
        <w:tc>
          <w:tcPr>
            <w:tcW w:w="5400" w:type="dxa"/>
            <w:shd w:val="clear" w:color="auto" w:fill="1F4E78"/>
            <w:tcMar>
              <w:top w:w="80" w:type="dxa"/>
              <w:left w:w="100" w:type="dxa"/>
              <w:bottom w:w="80" w:type="dxa"/>
              <w:right w:w="100" w:type="dxa"/>
            </w:tcMar>
            <w:vAlign w:val="center"/>
          </w:tcPr>
          <w:p w14:paraId="27FC0871" w14:textId="77777777" w:rsidR="00344916" w:rsidRDefault="00344916" w:rsidP="00666E99">
            <w:pPr>
              <w:rPr>
                <w:ins w:id="232" w:author="Santoro, Dean" w:date="2026-09-09T12:12:00Z" w16du:dateUtc="2026-09-09T16:12:00Z"/>
              </w:rPr>
            </w:pPr>
            <w:ins w:id="233" w:author="Santoro, Dean" w:date="2026-09-09T12:12:00Z" w16du:dateUtc="2026-09-09T16:12:00Z">
              <w:r>
                <w:rPr>
                  <w:b/>
                  <w:color w:val="FFFFFF"/>
                  <w:sz w:val="17"/>
                </w:rPr>
                <w:t>Control / required response</w:t>
              </w:r>
            </w:ins>
          </w:p>
        </w:tc>
      </w:tr>
      <w:tr w:rsidR="00344916" w14:paraId="40488FC7" w14:textId="77777777" w:rsidTr="00666E99">
        <w:trPr>
          <w:jc w:val="center"/>
          <w:ins w:id="234" w:author="Santoro, Dean" w:date="2026-09-09T12:12:00Z"/>
        </w:trPr>
        <w:tc>
          <w:tcPr>
            <w:tcW w:w="3096" w:type="dxa"/>
            <w:tcMar>
              <w:top w:w="80" w:type="dxa"/>
              <w:left w:w="100" w:type="dxa"/>
              <w:bottom w:w="80" w:type="dxa"/>
              <w:right w:w="100" w:type="dxa"/>
            </w:tcMar>
            <w:vAlign w:val="center"/>
          </w:tcPr>
          <w:p w14:paraId="4B283E4A" w14:textId="77777777" w:rsidR="00344916" w:rsidRDefault="00344916" w:rsidP="00666E99">
            <w:pPr>
              <w:spacing w:after="40"/>
              <w:rPr>
                <w:ins w:id="235" w:author="Santoro, Dean" w:date="2026-09-09T12:12:00Z" w16du:dateUtc="2026-09-09T16:12:00Z"/>
              </w:rPr>
            </w:pPr>
            <w:ins w:id="236" w:author="Santoro, Dean" w:date="2026-09-09T12:12:00Z" w16du:dateUtc="2026-09-09T16:12:00Z">
              <w:r>
                <w:rPr>
                  <w:sz w:val="17"/>
                </w:rPr>
                <w:t>Jira, SPOT, or EDB data is unavailable, incomplete, inconsistent, stale, or insufficiently structured.</w:t>
              </w:r>
            </w:ins>
          </w:p>
        </w:tc>
        <w:tc>
          <w:tcPr>
            <w:tcW w:w="1008" w:type="dxa"/>
            <w:tcMar>
              <w:top w:w="80" w:type="dxa"/>
              <w:left w:w="100" w:type="dxa"/>
              <w:bottom w:w="80" w:type="dxa"/>
              <w:right w:w="100" w:type="dxa"/>
            </w:tcMar>
            <w:vAlign w:val="center"/>
          </w:tcPr>
          <w:p w14:paraId="61EA83FB" w14:textId="77777777" w:rsidR="00344916" w:rsidRDefault="00344916" w:rsidP="00666E99">
            <w:pPr>
              <w:spacing w:after="40"/>
              <w:rPr>
                <w:ins w:id="237" w:author="Santoro, Dean" w:date="2026-09-09T12:12:00Z" w16du:dateUtc="2026-09-09T16:12:00Z"/>
              </w:rPr>
            </w:pPr>
            <w:ins w:id="238" w:author="Santoro, Dean" w:date="2026-09-09T12:12:00Z" w16du:dateUtc="2026-09-09T16:12:00Z">
              <w:r>
                <w:rPr>
                  <w:sz w:val="17"/>
                </w:rPr>
                <w:t>High</w:t>
              </w:r>
            </w:ins>
          </w:p>
        </w:tc>
        <w:tc>
          <w:tcPr>
            <w:tcW w:w="5400" w:type="dxa"/>
            <w:tcMar>
              <w:top w:w="80" w:type="dxa"/>
              <w:left w:w="100" w:type="dxa"/>
              <w:bottom w:w="80" w:type="dxa"/>
              <w:right w:w="100" w:type="dxa"/>
            </w:tcMar>
            <w:vAlign w:val="center"/>
          </w:tcPr>
          <w:p w14:paraId="7CD631FC" w14:textId="77777777" w:rsidR="00344916" w:rsidRDefault="00344916" w:rsidP="00666E99">
            <w:pPr>
              <w:spacing w:after="40"/>
              <w:rPr>
                <w:ins w:id="239" w:author="Santoro, Dean" w:date="2026-09-09T12:12:00Z" w16du:dateUtc="2026-09-09T16:12:00Z"/>
              </w:rPr>
            </w:pPr>
            <w:ins w:id="240" w:author="Santoro, Dean" w:date="2026-09-09T12:12:00Z" w16du:dateUtc="2026-09-09T16:12:00Z">
              <w:r>
                <w:rPr>
                  <w:sz w:val="17"/>
                </w:rPr>
                <w:t>Validate access, hierarchy, fields, relationships, quality, lineage, freshness, and availability early; document gaps and agreed responses in the backlog and MVP Assessment Report.</w:t>
              </w:r>
            </w:ins>
          </w:p>
        </w:tc>
      </w:tr>
      <w:tr w:rsidR="00344916" w14:paraId="6FA4CBA6" w14:textId="77777777" w:rsidTr="00666E99">
        <w:trPr>
          <w:jc w:val="center"/>
          <w:ins w:id="241" w:author="Santoro, Dean" w:date="2026-09-09T12:12:00Z"/>
        </w:trPr>
        <w:tc>
          <w:tcPr>
            <w:tcW w:w="3096" w:type="dxa"/>
            <w:tcMar>
              <w:top w:w="80" w:type="dxa"/>
              <w:left w:w="100" w:type="dxa"/>
              <w:bottom w:w="80" w:type="dxa"/>
              <w:right w:w="100" w:type="dxa"/>
            </w:tcMar>
            <w:vAlign w:val="center"/>
          </w:tcPr>
          <w:p w14:paraId="3AC0891B" w14:textId="77777777" w:rsidR="00344916" w:rsidRDefault="00344916" w:rsidP="00666E99">
            <w:pPr>
              <w:spacing w:after="40"/>
              <w:rPr>
                <w:ins w:id="242" w:author="Santoro, Dean" w:date="2026-09-09T12:12:00Z" w16du:dateUtc="2026-09-09T16:12:00Z"/>
              </w:rPr>
            </w:pPr>
            <w:ins w:id="243" w:author="Santoro, Dean" w:date="2026-09-09T12:12:00Z" w16du:dateUtc="2026-09-09T16:12:00Z">
              <w:r>
                <w:rPr>
                  <w:sz w:val="17"/>
                </w:rPr>
                <w:t>API, data-product, environment, or security approvals delay the integrated build.</w:t>
              </w:r>
            </w:ins>
          </w:p>
        </w:tc>
        <w:tc>
          <w:tcPr>
            <w:tcW w:w="1008" w:type="dxa"/>
            <w:tcMar>
              <w:top w:w="80" w:type="dxa"/>
              <w:left w:w="100" w:type="dxa"/>
              <w:bottom w:w="80" w:type="dxa"/>
              <w:right w:w="100" w:type="dxa"/>
            </w:tcMar>
            <w:vAlign w:val="center"/>
          </w:tcPr>
          <w:p w14:paraId="0758930D" w14:textId="77777777" w:rsidR="00344916" w:rsidRDefault="00344916" w:rsidP="00666E99">
            <w:pPr>
              <w:spacing w:after="40"/>
              <w:rPr>
                <w:ins w:id="244" w:author="Santoro, Dean" w:date="2026-09-09T12:12:00Z" w16du:dateUtc="2026-09-09T16:12:00Z"/>
              </w:rPr>
            </w:pPr>
            <w:ins w:id="245" w:author="Santoro, Dean" w:date="2026-09-09T12:12:00Z" w16du:dateUtc="2026-09-09T16:12:00Z">
              <w:r>
                <w:rPr>
                  <w:sz w:val="17"/>
                </w:rPr>
                <w:t>High</w:t>
              </w:r>
            </w:ins>
          </w:p>
        </w:tc>
        <w:tc>
          <w:tcPr>
            <w:tcW w:w="5400" w:type="dxa"/>
            <w:tcMar>
              <w:top w:w="80" w:type="dxa"/>
              <w:left w:w="100" w:type="dxa"/>
              <w:bottom w:w="80" w:type="dxa"/>
              <w:right w:w="100" w:type="dxa"/>
            </w:tcMar>
            <w:vAlign w:val="center"/>
          </w:tcPr>
          <w:p w14:paraId="6C0DFCB6" w14:textId="77777777" w:rsidR="00344916" w:rsidRDefault="00344916" w:rsidP="00666E99">
            <w:pPr>
              <w:spacing w:after="40"/>
              <w:rPr>
                <w:ins w:id="246" w:author="Santoro, Dean" w:date="2026-09-09T12:12:00Z" w16du:dateUtc="2026-09-09T16:12:00Z"/>
              </w:rPr>
            </w:pPr>
            <w:ins w:id="247" w:author="Santoro, Dean" w:date="2026-09-09T12:12:00Z" w16du:dateUtc="2026-09-09T16:12:00Z">
              <w:r>
                <w:rPr>
                  <w:sz w:val="17"/>
                </w:rPr>
                <w:t>Identify owners and lead times during mobilization; maintain a dependency log and escalate unresolved blockers through governance.</w:t>
              </w:r>
            </w:ins>
          </w:p>
        </w:tc>
      </w:tr>
      <w:tr w:rsidR="00344916" w14:paraId="5A1E8BB1" w14:textId="77777777" w:rsidTr="00666E99">
        <w:trPr>
          <w:jc w:val="center"/>
          <w:ins w:id="248" w:author="Santoro, Dean" w:date="2026-09-09T12:12:00Z"/>
        </w:trPr>
        <w:tc>
          <w:tcPr>
            <w:tcW w:w="3096" w:type="dxa"/>
            <w:tcMar>
              <w:top w:w="80" w:type="dxa"/>
              <w:left w:w="100" w:type="dxa"/>
              <w:bottom w:w="80" w:type="dxa"/>
              <w:right w:w="100" w:type="dxa"/>
            </w:tcMar>
            <w:vAlign w:val="center"/>
          </w:tcPr>
          <w:p w14:paraId="202590F9" w14:textId="77777777" w:rsidR="00344916" w:rsidRDefault="00344916" w:rsidP="00666E99">
            <w:pPr>
              <w:spacing w:after="40"/>
              <w:rPr>
                <w:ins w:id="249" w:author="Santoro, Dean" w:date="2026-09-09T12:12:00Z" w16du:dateUtc="2026-09-09T16:12:00Z"/>
              </w:rPr>
            </w:pPr>
            <w:ins w:id="250" w:author="Santoro, Dean" w:date="2026-09-09T12:12:00Z" w16du:dateUtc="2026-09-09T16:12:00Z">
              <w:r>
                <w:rPr>
                  <w:sz w:val="17"/>
                </w:rPr>
                <w:t>Six-week MVP expectations conflict with the October-to-December contractual period or with the required integrated scope.</w:t>
              </w:r>
            </w:ins>
          </w:p>
        </w:tc>
        <w:tc>
          <w:tcPr>
            <w:tcW w:w="1008" w:type="dxa"/>
            <w:tcMar>
              <w:top w:w="80" w:type="dxa"/>
              <w:left w:w="100" w:type="dxa"/>
              <w:bottom w:w="80" w:type="dxa"/>
              <w:right w:w="100" w:type="dxa"/>
            </w:tcMar>
            <w:vAlign w:val="center"/>
          </w:tcPr>
          <w:p w14:paraId="5C376910" w14:textId="77777777" w:rsidR="00344916" w:rsidRDefault="00344916" w:rsidP="00666E99">
            <w:pPr>
              <w:spacing w:after="40"/>
              <w:rPr>
                <w:ins w:id="251" w:author="Santoro, Dean" w:date="2026-09-09T12:12:00Z" w16du:dateUtc="2026-09-09T16:12:00Z"/>
              </w:rPr>
            </w:pPr>
            <w:ins w:id="252" w:author="Santoro, Dean" w:date="2026-09-09T12:12:00Z" w16du:dateUtc="2026-09-09T16:12:00Z">
              <w:r>
                <w:rPr>
                  <w:sz w:val="17"/>
                </w:rPr>
                <w:t>High</w:t>
              </w:r>
            </w:ins>
          </w:p>
        </w:tc>
        <w:tc>
          <w:tcPr>
            <w:tcW w:w="5400" w:type="dxa"/>
            <w:tcMar>
              <w:top w:w="80" w:type="dxa"/>
              <w:left w:w="100" w:type="dxa"/>
              <w:bottom w:w="80" w:type="dxa"/>
              <w:right w:w="100" w:type="dxa"/>
            </w:tcMar>
            <w:vAlign w:val="center"/>
          </w:tcPr>
          <w:p w14:paraId="54C66506" w14:textId="77777777" w:rsidR="00344916" w:rsidRDefault="00344916" w:rsidP="00666E99">
            <w:pPr>
              <w:spacing w:after="40"/>
              <w:rPr>
                <w:ins w:id="253" w:author="Santoro, Dean" w:date="2026-09-09T12:12:00Z" w16du:dateUtc="2026-09-09T16:12:00Z"/>
              </w:rPr>
            </w:pPr>
            <w:ins w:id="254" w:author="Santoro, Dean" w:date="2026-09-09T12:12:00Z" w16du:dateUtc="2026-09-09T16:12:00Z">
              <w:r>
                <w:rPr>
                  <w:sz w:val="17"/>
                </w:rPr>
                <w:t>Agree a dated integrated release plan and acceptance schedule before signature; preserve all three components and Jira, SPOT, and EDB in MVP acceptance.</w:t>
              </w:r>
            </w:ins>
          </w:p>
        </w:tc>
      </w:tr>
      <w:tr w:rsidR="00344916" w14:paraId="45731624" w14:textId="77777777" w:rsidTr="00666E99">
        <w:trPr>
          <w:jc w:val="center"/>
          <w:ins w:id="255" w:author="Santoro, Dean" w:date="2026-09-09T12:12:00Z"/>
        </w:trPr>
        <w:tc>
          <w:tcPr>
            <w:tcW w:w="3096" w:type="dxa"/>
            <w:tcMar>
              <w:top w:w="80" w:type="dxa"/>
              <w:left w:w="100" w:type="dxa"/>
              <w:bottom w:w="80" w:type="dxa"/>
              <w:right w:w="100" w:type="dxa"/>
            </w:tcMar>
            <w:vAlign w:val="center"/>
          </w:tcPr>
          <w:p w14:paraId="60E1F072" w14:textId="77777777" w:rsidR="00344916" w:rsidRDefault="00344916" w:rsidP="00666E99">
            <w:pPr>
              <w:spacing w:after="40"/>
              <w:rPr>
                <w:ins w:id="256" w:author="Santoro, Dean" w:date="2026-09-09T12:12:00Z" w16du:dateUtc="2026-09-09T16:12:00Z"/>
              </w:rPr>
            </w:pPr>
            <w:ins w:id="257" w:author="Santoro, Dean" w:date="2026-09-09T12:12:00Z" w16du:dateUtc="2026-09-09T16:12:00Z">
              <w:r>
                <w:rPr>
                  <w:sz w:val="17"/>
                </w:rPr>
                <w:t>Business design or acceptance decisions are delayed or incomplete.</w:t>
              </w:r>
            </w:ins>
          </w:p>
        </w:tc>
        <w:tc>
          <w:tcPr>
            <w:tcW w:w="1008" w:type="dxa"/>
            <w:tcMar>
              <w:top w:w="80" w:type="dxa"/>
              <w:left w:w="100" w:type="dxa"/>
              <w:bottom w:w="80" w:type="dxa"/>
              <w:right w:w="100" w:type="dxa"/>
            </w:tcMar>
            <w:vAlign w:val="center"/>
          </w:tcPr>
          <w:p w14:paraId="56D23BE0" w14:textId="77777777" w:rsidR="00344916" w:rsidRDefault="00344916" w:rsidP="00666E99">
            <w:pPr>
              <w:spacing w:after="40"/>
              <w:rPr>
                <w:ins w:id="258" w:author="Santoro, Dean" w:date="2026-09-09T12:12:00Z" w16du:dateUtc="2026-09-09T16:12:00Z"/>
              </w:rPr>
            </w:pPr>
            <w:ins w:id="259" w:author="Santoro, Dean" w:date="2026-09-09T12:12:00Z" w16du:dateUtc="2026-09-09T16:12:00Z">
              <w:r>
                <w:rPr>
                  <w:sz w:val="17"/>
                </w:rPr>
                <w:t>High</w:t>
              </w:r>
            </w:ins>
          </w:p>
        </w:tc>
        <w:tc>
          <w:tcPr>
            <w:tcW w:w="5400" w:type="dxa"/>
            <w:tcMar>
              <w:top w:w="80" w:type="dxa"/>
              <w:left w:w="100" w:type="dxa"/>
              <w:bottom w:w="80" w:type="dxa"/>
              <w:right w:w="100" w:type="dxa"/>
            </w:tcMar>
            <w:vAlign w:val="center"/>
          </w:tcPr>
          <w:p w14:paraId="5A4FE0E2" w14:textId="77777777" w:rsidR="00344916" w:rsidRDefault="00344916" w:rsidP="00666E99">
            <w:pPr>
              <w:spacing w:after="40"/>
              <w:rPr>
                <w:ins w:id="260" w:author="Santoro, Dean" w:date="2026-09-09T12:12:00Z" w16du:dateUtc="2026-09-09T16:12:00Z"/>
              </w:rPr>
            </w:pPr>
            <w:ins w:id="261" w:author="Santoro, Dean" w:date="2026-09-09T12:12:00Z" w16du:dateUtc="2026-09-09T16:12:00Z">
              <w:r>
                <w:rPr>
                  <w:sz w:val="17"/>
                </w:rPr>
                <w:t>Use decision logs, named owners, review cadence, and explicit entry/exit criteria. Missing owners or dates remain TBD.</w:t>
              </w:r>
            </w:ins>
          </w:p>
        </w:tc>
      </w:tr>
      <w:tr w:rsidR="00344916" w14:paraId="117B8078" w14:textId="77777777" w:rsidTr="00666E99">
        <w:trPr>
          <w:jc w:val="center"/>
          <w:ins w:id="262" w:author="Santoro, Dean" w:date="2026-09-09T12:12:00Z"/>
        </w:trPr>
        <w:tc>
          <w:tcPr>
            <w:tcW w:w="3096" w:type="dxa"/>
            <w:tcMar>
              <w:top w:w="80" w:type="dxa"/>
              <w:left w:w="100" w:type="dxa"/>
              <w:bottom w:w="80" w:type="dxa"/>
              <w:right w:w="100" w:type="dxa"/>
            </w:tcMar>
            <w:vAlign w:val="center"/>
          </w:tcPr>
          <w:p w14:paraId="6B254D53" w14:textId="77777777" w:rsidR="00344916" w:rsidRDefault="00344916" w:rsidP="00666E99">
            <w:pPr>
              <w:spacing w:after="40"/>
              <w:rPr>
                <w:ins w:id="263" w:author="Santoro, Dean" w:date="2026-09-09T12:12:00Z" w16du:dateUtc="2026-09-09T16:12:00Z"/>
              </w:rPr>
            </w:pPr>
            <w:ins w:id="264" w:author="Santoro, Dean" w:date="2026-09-09T12:12:00Z" w16du:dateUtc="2026-09-09T16:12:00Z">
              <w:r>
                <w:rPr>
                  <w:sz w:val="17"/>
                </w:rPr>
                <w:t>Scope growth exceeds the approved T&amp;M ceiling.</w:t>
              </w:r>
            </w:ins>
          </w:p>
        </w:tc>
        <w:tc>
          <w:tcPr>
            <w:tcW w:w="1008" w:type="dxa"/>
            <w:tcMar>
              <w:top w:w="80" w:type="dxa"/>
              <w:left w:w="100" w:type="dxa"/>
              <w:bottom w:w="80" w:type="dxa"/>
              <w:right w:w="100" w:type="dxa"/>
            </w:tcMar>
            <w:vAlign w:val="center"/>
          </w:tcPr>
          <w:p w14:paraId="111458B9" w14:textId="77777777" w:rsidR="00344916" w:rsidRDefault="00344916" w:rsidP="00666E99">
            <w:pPr>
              <w:spacing w:after="40"/>
              <w:rPr>
                <w:ins w:id="265" w:author="Santoro, Dean" w:date="2026-09-09T12:12:00Z" w16du:dateUtc="2026-09-09T16:12:00Z"/>
              </w:rPr>
            </w:pPr>
            <w:ins w:id="266" w:author="Santoro, Dean" w:date="2026-09-09T12:12:00Z" w16du:dateUtc="2026-09-09T16:12:00Z">
              <w:r>
                <w:rPr>
                  <w:sz w:val="17"/>
                </w:rPr>
                <w:t>High</w:t>
              </w:r>
            </w:ins>
          </w:p>
        </w:tc>
        <w:tc>
          <w:tcPr>
            <w:tcW w:w="5400" w:type="dxa"/>
            <w:tcMar>
              <w:top w:w="80" w:type="dxa"/>
              <w:left w:w="100" w:type="dxa"/>
              <w:bottom w:w="80" w:type="dxa"/>
              <w:right w:w="100" w:type="dxa"/>
            </w:tcMar>
            <w:vAlign w:val="center"/>
          </w:tcPr>
          <w:p w14:paraId="549C7684" w14:textId="77777777" w:rsidR="00344916" w:rsidRDefault="00344916" w:rsidP="00666E99">
            <w:pPr>
              <w:spacing w:after="40"/>
              <w:rPr>
                <w:ins w:id="267" w:author="Santoro, Dean" w:date="2026-09-09T12:12:00Z" w16du:dateUtc="2026-09-09T16:12:00Z"/>
              </w:rPr>
            </w:pPr>
            <w:ins w:id="268" w:author="Santoro, Dean" w:date="2026-09-09T12:12:00Z" w16du:dateUtc="2026-09-09T16:12:00Z">
              <w:r>
                <w:rPr>
                  <w:sz w:val="17"/>
                </w:rPr>
                <w:t>Prioritize within the integrated MVP boundary, maintain change control, and do not exceed the approved fees without written authorization under Additional Work.</w:t>
              </w:r>
            </w:ins>
          </w:p>
        </w:tc>
      </w:tr>
      <w:tr w:rsidR="00344916" w14:paraId="3919E2D3" w14:textId="77777777" w:rsidTr="00666E99">
        <w:trPr>
          <w:jc w:val="center"/>
          <w:ins w:id="269" w:author="Santoro, Dean" w:date="2026-09-09T12:12:00Z"/>
        </w:trPr>
        <w:tc>
          <w:tcPr>
            <w:tcW w:w="3096" w:type="dxa"/>
            <w:tcMar>
              <w:top w:w="80" w:type="dxa"/>
              <w:left w:w="100" w:type="dxa"/>
              <w:bottom w:w="80" w:type="dxa"/>
              <w:right w:w="100" w:type="dxa"/>
            </w:tcMar>
            <w:vAlign w:val="center"/>
          </w:tcPr>
          <w:p w14:paraId="49FC3F41" w14:textId="77777777" w:rsidR="00344916" w:rsidRDefault="00344916" w:rsidP="00666E99">
            <w:pPr>
              <w:spacing w:after="40"/>
              <w:rPr>
                <w:ins w:id="270" w:author="Santoro, Dean" w:date="2026-09-09T12:12:00Z" w16du:dateUtc="2026-09-09T16:12:00Z"/>
              </w:rPr>
            </w:pPr>
            <w:ins w:id="271" w:author="Santoro, Dean" w:date="2026-09-09T12:12:00Z" w16du:dateUtc="2026-09-09T16:12:00Z">
              <w:r>
                <w:rPr>
                  <w:sz w:val="17"/>
                </w:rPr>
                <w:t>Pilot users do not adopt or find value in the experience.</w:t>
              </w:r>
            </w:ins>
          </w:p>
        </w:tc>
        <w:tc>
          <w:tcPr>
            <w:tcW w:w="1008" w:type="dxa"/>
            <w:tcMar>
              <w:top w:w="80" w:type="dxa"/>
              <w:left w:w="100" w:type="dxa"/>
              <w:bottom w:w="80" w:type="dxa"/>
              <w:right w:w="100" w:type="dxa"/>
            </w:tcMar>
            <w:vAlign w:val="center"/>
          </w:tcPr>
          <w:p w14:paraId="6D137B46" w14:textId="77777777" w:rsidR="00344916" w:rsidRDefault="00344916" w:rsidP="00666E99">
            <w:pPr>
              <w:spacing w:after="40"/>
              <w:rPr>
                <w:ins w:id="272" w:author="Santoro, Dean" w:date="2026-09-09T12:12:00Z" w16du:dateUtc="2026-09-09T16:12:00Z"/>
              </w:rPr>
            </w:pPr>
            <w:ins w:id="273" w:author="Santoro, Dean" w:date="2026-09-09T12:12:00Z" w16du:dateUtc="2026-09-09T16:12:00Z">
              <w:r>
                <w:rPr>
                  <w:sz w:val="17"/>
                </w:rPr>
                <w:t>Medium</w:t>
              </w:r>
            </w:ins>
          </w:p>
        </w:tc>
        <w:tc>
          <w:tcPr>
            <w:tcW w:w="5400" w:type="dxa"/>
            <w:tcMar>
              <w:top w:w="80" w:type="dxa"/>
              <w:left w:w="100" w:type="dxa"/>
              <w:bottom w:w="80" w:type="dxa"/>
              <w:right w:w="100" w:type="dxa"/>
            </w:tcMar>
            <w:vAlign w:val="center"/>
          </w:tcPr>
          <w:p w14:paraId="1F6D2464" w14:textId="77777777" w:rsidR="00344916" w:rsidRDefault="00344916" w:rsidP="00666E99">
            <w:pPr>
              <w:spacing w:after="40"/>
              <w:rPr>
                <w:ins w:id="274" w:author="Santoro, Dean" w:date="2026-09-09T12:12:00Z" w16du:dateUtc="2026-09-09T16:12:00Z"/>
              </w:rPr>
            </w:pPr>
            <w:ins w:id="275" w:author="Santoro, Dean" w:date="2026-09-09T12:12:00Z" w16du:dateUtc="2026-09-09T16:12:00Z">
              <w:r>
                <w:rPr>
                  <w:sz w:val="17"/>
                </w:rPr>
                <w:t>Test explicit leadership decisions, measure feedback and reporting effort, capture evidence, and address findings in the Assessment Report and Releases 1-3 roadmap.</w:t>
              </w:r>
            </w:ins>
          </w:p>
        </w:tc>
      </w:tr>
    </w:tbl>
    <w:p w14:paraId="311F91F8" w14:textId="77777777" w:rsidR="00344916" w:rsidRDefault="00344916" w:rsidP="00344916">
      <w:pPr>
        <w:pStyle w:val="Heading2"/>
        <w:ind w:firstLine="0"/>
        <w:jc w:val="left"/>
        <w:rPr>
          <w:ins w:id="276" w:author="Santoro, Dean" w:date="2026-09-09T12:12:00Z" w16du:dateUtc="2026-09-09T16:12:00Z"/>
        </w:rPr>
      </w:pPr>
    </w:p>
    <w:p w14:paraId="232F9E5A" w14:textId="77777777" w:rsidR="00344916" w:rsidRDefault="00344916" w:rsidP="00344916">
      <w:pPr>
        <w:pStyle w:val="Heading2"/>
        <w:ind w:firstLine="0"/>
        <w:jc w:val="left"/>
        <w:rPr>
          <w:ins w:id="277" w:author="Santoro, Dean" w:date="2026-09-09T12:12:00Z" w16du:dateUtc="2026-09-09T16:12:00Z"/>
        </w:rPr>
      </w:pPr>
      <w:ins w:id="278" w:author="Santoro, Dean" w:date="2026-09-09T12:12:00Z" w16du:dateUtc="2026-09-09T16:12:00Z">
        <w:r>
          <w:t>8. MVP Acceptance Criteria</w:t>
        </w:r>
      </w:ins>
    </w:p>
    <w:p w14:paraId="74DAB291" w14:textId="77777777" w:rsidR="00344916" w:rsidRDefault="00344916" w:rsidP="00344916">
      <w:pPr>
        <w:pStyle w:val="ListParagraph"/>
        <w:numPr>
          <w:ilvl w:val="0"/>
          <w:numId w:val="52"/>
        </w:numPr>
        <w:spacing w:after="40"/>
        <w:rPr>
          <w:ins w:id="279" w:author="Santoro, Dean" w:date="2026-09-09T12:12:00Z" w16du:dateUtc="2026-09-09T16:12:00Z"/>
        </w:rPr>
      </w:pPr>
      <w:ins w:id="280" w:author="Santoro, Dean" w:date="2026-09-09T12:12:00Z" w16du:dateUtc="2026-09-09T16:12:00Z">
        <w:r>
          <w:t>All three platform components are demonstrable in the integrated TakOS MVP: GSQ DD&amp;T Roadmap, Thousand Oaks Business Review pilot, and Business Capability / North Star deployment, adoption, utilization, maturity, and value-realization experience.</w:t>
        </w:r>
      </w:ins>
    </w:p>
    <w:p w14:paraId="050156A5" w14:textId="77777777" w:rsidR="00344916" w:rsidRDefault="00344916" w:rsidP="00344916">
      <w:pPr>
        <w:pStyle w:val="ListParagraph"/>
        <w:numPr>
          <w:ilvl w:val="0"/>
          <w:numId w:val="52"/>
        </w:numPr>
        <w:spacing w:after="40"/>
        <w:rPr>
          <w:ins w:id="281" w:author="Santoro, Dean" w:date="2026-09-09T12:12:00Z" w16du:dateUtc="2026-09-09T16:12:00Z"/>
        </w:rPr>
      </w:pPr>
      <w:ins w:id="282" w:author="Santoro, Dean" w:date="2026-09-09T12:12:00Z" w16du:dateUtc="2026-09-09T16:12:00Z">
        <w:r>
          <w:t>Jira, SPOT, and EDB are each represented through working, Takeda-approved MVP integrations or data products, with documented mappings, lineage, quality/freshness evidence, error handling, and known limitations.</w:t>
        </w:r>
      </w:ins>
    </w:p>
    <w:p w14:paraId="1F65B60F" w14:textId="77777777" w:rsidR="00344916" w:rsidRDefault="00344916" w:rsidP="00344916">
      <w:pPr>
        <w:pStyle w:val="ListParagraph"/>
        <w:numPr>
          <w:ilvl w:val="0"/>
          <w:numId w:val="52"/>
        </w:numPr>
        <w:spacing w:after="40"/>
        <w:rPr>
          <w:ins w:id="283" w:author="Santoro, Dean" w:date="2026-09-09T12:12:00Z" w16du:dateUtc="2026-09-09T16:12:00Z"/>
        </w:rPr>
      </w:pPr>
      <w:ins w:id="284" w:author="Santoro, Dean" w:date="2026-09-09T12:12:00Z" w16du:dateUtc="2026-09-09T16:12:00Z">
        <w:r>
          <w:t>End-to-end priority workflows and approved dashboards operate in the designated environment and are traceable to approved user stories and business acceptance criteria.</w:t>
        </w:r>
      </w:ins>
    </w:p>
    <w:p w14:paraId="1C06272E" w14:textId="77777777" w:rsidR="00344916" w:rsidRDefault="00344916" w:rsidP="00344916">
      <w:pPr>
        <w:pStyle w:val="ListParagraph"/>
        <w:numPr>
          <w:ilvl w:val="0"/>
          <w:numId w:val="52"/>
        </w:numPr>
        <w:spacing w:after="40"/>
        <w:rPr>
          <w:ins w:id="285" w:author="Santoro, Dean" w:date="2026-09-09T12:12:00Z" w16du:dateUtc="2026-09-09T16:12:00Z"/>
        </w:rPr>
      </w:pPr>
      <w:ins w:id="286" w:author="Santoro, Dean" w:date="2026-09-09T12:12:00Z" w16du:dateUtc="2026-09-09T16:12:00Z">
        <w:r>
          <w:t xml:space="preserve">Role-based access, identity/authorization, logging, security requirements, and required reviews are </w:t>
        </w:r>
        <w:r w:rsidRPr="007C4E95">
          <w:t>implemented or formally accepted as documented exceptions by the designated Takeda Product Owner, Business Sponsor, and Technical Lead.</w:t>
        </w:r>
      </w:ins>
    </w:p>
    <w:p w14:paraId="3319DF5C" w14:textId="77777777" w:rsidR="00344916" w:rsidRDefault="00344916" w:rsidP="00344916">
      <w:pPr>
        <w:pStyle w:val="ListParagraph"/>
        <w:numPr>
          <w:ilvl w:val="0"/>
          <w:numId w:val="52"/>
        </w:numPr>
        <w:spacing w:after="40"/>
        <w:rPr>
          <w:ins w:id="287" w:author="Santoro, Dean" w:date="2026-09-09T12:12:00Z" w16du:dateUtc="2026-09-09T16:12:00Z"/>
        </w:rPr>
      </w:pPr>
      <w:ins w:id="288" w:author="Santoro, Dean" w:date="2026-09-09T12:12:00Z" w16du:dateUtc="2026-09-09T16:12:00Z">
        <w:r>
          <w:t>Functional, integration, data-quality, security, regression, and applicable performance testing are complete; UAT is completed under agreed criteria; no open blocker or critical defects remain. Treatment of lower-severity defects is documented and approved.</w:t>
        </w:r>
      </w:ins>
    </w:p>
    <w:p w14:paraId="029AA97D" w14:textId="77777777" w:rsidR="00344916" w:rsidRDefault="00344916" w:rsidP="00344916">
      <w:pPr>
        <w:pStyle w:val="ListParagraph"/>
        <w:numPr>
          <w:ilvl w:val="0"/>
          <w:numId w:val="52"/>
        </w:numPr>
        <w:spacing w:after="40"/>
        <w:rPr>
          <w:ins w:id="289" w:author="Santoro, Dean" w:date="2026-09-09T12:12:00Z" w16du:dateUtc="2026-09-09T16:12:00Z"/>
        </w:rPr>
      </w:pPr>
      <w:ins w:id="290" w:author="Santoro, Dean" w:date="2026-09-09T12:12:00Z" w16du:dateUtc="2026-09-09T16:12:00Z">
        <w:r>
          <w:t>The Thousand Oaks pilot is completed with recorded feedback and evidence addressing usefulness, usability, data confidence, reporting effort, and reuse potential.</w:t>
        </w:r>
      </w:ins>
    </w:p>
    <w:p w14:paraId="0264C474" w14:textId="77777777" w:rsidR="00344916" w:rsidRDefault="00344916" w:rsidP="00344916">
      <w:pPr>
        <w:pStyle w:val="ListParagraph"/>
        <w:numPr>
          <w:ilvl w:val="0"/>
          <w:numId w:val="52"/>
        </w:numPr>
        <w:spacing w:after="40"/>
        <w:rPr>
          <w:ins w:id="291" w:author="Santoro, Dean" w:date="2026-09-09T12:12:00Z" w16du:dateUtc="2026-09-09T16:12:00Z"/>
        </w:rPr>
      </w:pPr>
      <w:ins w:id="292" w:author="Santoro, Dean" w:date="2026-09-09T12:12:00Z" w16du:dateUtc="2026-09-09T16:12:00Z">
        <w:r>
          <w:t>Documentation and knowledge transfer are complete and accepted, including technical design, data lineage, APIs, integrations, security, configuration, testing, deployment, operations, support, and user guidance.</w:t>
        </w:r>
      </w:ins>
    </w:p>
    <w:p w14:paraId="6ED157C7" w14:textId="77777777" w:rsidR="00344916" w:rsidRDefault="00344916" w:rsidP="00344916">
      <w:pPr>
        <w:pStyle w:val="ListParagraph"/>
        <w:numPr>
          <w:ilvl w:val="0"/>
          <w:numId w:val="52"/>
        </w:numPr>
        <w:spacing w:after="40"/>
        <w:rPr>
          <w:ins w:id="293" w:author="Santoro, Dean" w:date="2026-09-09T12:12:00Z" w16du:dateUtc="2026-09-09T16:12:00Z"/>
        </w:rPr>
      </w:pPr>
      <w:ins w:id="294" w:author="Santoro, Dean" w:date="2026-09-09T12:12:00Z" w16du:dateUtc="2026-09-09T16:12:00Z">
        <w:r>
          <w:t>The MVP Assessment Report and evidence-based Releases 1-3 roadmap are delivered and accepted.</w:t>
        </w:r>
      </w:ins>
    </w:p>
    <w:p w14:paraId="702162A0" w14:textId="77777777" w:rsidR="00344916" w:rsidRPr="002B5A5F" w:rsidRDefault="00344916" w:rsidP="00344916">
      <w:pPr>
        <w:pStyle w:val="ListParagraph"/>
        <w:numPr>
          <w:ilvl w:val="0"/>
          <w:numId w:val="52"/>
        </w:numPr>
        <w:spacing w:after="40"/>
        <w:rPr>
          <w:ins w:id="295" w:author="Santoro, Dean" w:date="2026-09-09T12:12:00Z" w16du:dateUtc="2026-09-09T16:12:00Z"/>
        </w:rPr>
      </w:pPr>
      <w:ins w:id="296" w:author="Santoro, Dean" w:date="2026-09-09T12:12:00Z" w16du:dateUtc="2026-09-09T16:12:00Z">
        <w:r w:rsidRPr="002B5A5F">
          <w:rPr>
            <w:rFonts w:ascii="Times-Roman" w:eastAsiaTheme="minorHAnsi" w:hAnsi="Times-Roman" w:cs="Times-Roman"/>
          </w:rPr>
          <w:t>Final acceptance authority shall be the designated Takeda Product Owner and Business Sponsor, with acceptance documented in writing following successful completion of agreed MVP acceptance criteria.</w:t>
        </w:r>
      </w:ins>
    </w:p>
    <w:p w14:paraId="2126A5D7" w14:textId="67987A8B" w:rsidR="002B1A31" w:rsidRPr="002B1A31" w:rsidDel="00344916" w:rsidRDefault="002B1A31" w:rsidP="002B1A31">
      <w:pPr>
        <w:pStyle w:val="paragraph"/>
        <w:spacing w:before="200" w:beforeAutospacing="0" w:afterAutospacing="0"/>
        <w:textAlignment w:val="baseline"/>
        <w:rPr>
          <w:del w:id="297" w:author="Santoro, Dean" w:date="2026-09-09T12:12:00Z" w16du:dateUtc="2026-09-09T16:12:00Z"/>
          <w:rFonts w:ascii="Arial" w:hAnsi="Arial" w:cs="Arial"/>
          <w:sz w:val="21"/>
          <w:szCs w:val="21"/>
          <w:lang w:val="en-GB" w:eastAsia="en-US"/>
        </w:rPr>
      </w:pPr>
      <w:del w:id="298" w:author="Santoro, Dean" w:date="2026-09-09T12:12:00Z" w16du:dateUtc="2026-09-09T16:12:00Z">
        <w:r w:rsidRPr="002B1A31" w:rsidDel="00344916">
          <w:rPr>
            <w:rFonts w:ascii="Arial" w:hAnsi="Arial" w:cs="Arial"/>
            <w:sz w:val="21"/>
            <w:szCs w:val="21"/>
            <w:lang w:val="en-GB" w:eastAsia="en-US"/>
          </w:rPr>
          <w:delText xml:space="preserve">The MVP will </w:delText>
        </w:r>
        <w:r w:rsidR="00F661C1" w:rsidDel="00344916">
          <w:rPr>
            <w:rFonts w:ascii="Arial" w:hAnsi="Arial" w:cs="Arial"/>
            <w:sz w:val="21"/>
            <w:szCs w:val="21"/>
            <w:lang w:val="en-GB" w:eastAsia="en-US"/>
          </w:rPr>
          <w:delText>cover below requirements</w:delText>
        </w:r>
        <w:r w:rsidRPr="002B1A31" w:rsidDel="00344916">
          <w:rPr>
            <w:rFonts w:ascii="Arial" w:hAnsi="Arial" w:cs="Arial"/>
            <w:sz w:val="21"/>
            <w:szCs w:val="21"/>
            <w:lang w:val="en-GB" w:eastAsia="en-US"/>
          </w:rPr>
          <w:delText> </w:delText>
        </w:r>
      </w:del>
    </w:p>
    <w:p w14:paraId="2896D42C" w14:textId="58AEF8AC" w:rsidR="00BD4B8C" w:rsidDel="00344916" w:rsidRDefault="00BD4B8C" w:rsidP="005F6605">
      <w:pPr>
        <w:pStyle w:val="paragraph"/>
        <w:numPr>
          <w:ilvl w:val="0"/>
          <w:numId w:val="50"/>
        </w:numPr>
        <w:textAlignment w:val="baseline"/>
        <w:rPr>
          <w:ins w:id="299" w:author="Ian Leake" w:date="2026-09-07T14:32:00Z" w16du:dateUtc="2026-09-07T12:32:00Z"/>
          <w:del w:id="300" w:author="Santoro, Dean" w:date="2026-09-09T12:12:00Z" w16du:dateUtc="2026-09-09T16:12:00Z"/>
          <w:rFonts w:ascii="Arial" w:hAnsi="Arial" w:cs="Arial"/>
          <w:sz w:val="21"/>
          <w:szCs w:val="21"/>
          <w:lang w:val="en-GB" w:eastAsia="en-US"/>
        </w:rPr>
      </w:pPr>
      <w:ins w:id="301" w:author="Ian Leake" w:date="2026-09-07T14:31:00Z" w16du:dateUtc="2026-09-07T12:31:00Z">
        <w:del w:id="302" w:author="Santoro, Dean" w:date="2026-09-09T12:12:00Z" w16du:dateUtc="2026-09-09T16:12:00Z">
          <w:r w:rsidDel="00344916">
            <w:rPr>
              <w:rFonts w:ascii="Arial" w:hAnsi="Arial" w:cs="Arial"/>
              <w:sz w:val="21"/>
              <w:szCs w:val="21"/>
              <w:lang w:val="en-GB" w:eastAsia="en-US"/>
            </w:rPr>
            <w:delText xml:space="preserve">Develop a </w:delText>
          </w:r>
        </w:del>
      </w:ins>
      <w:ins w:id="303" w:author="Ian Leake" w:date="2026-09-07T14:33:00Z" w16du:dateUtc="2026-09-07T12:33:00Z">
        <w:del w:id="304" w:author="Santoro, Dean" w:date="2026-09-09T12:12:00Z" w16du:dateUtc="2026-09-09T16:12:00Z">
          <w:r w:rsidR="00594594" w:rsidDel="00344916">
            <w:rPr>
              <w:rFonts w:ascii="Arial" w:hAnsi="Arial" w:cs="Arial"/>
              <w:sz w:val="21"/>
              <w:szCs w:val="21"/>
              <w:lang w:val="en-GB" w:eastAsia="en-US"/>
            </w:rPr>
            <w:delText xml:space="preserve">takOS </w:delText>
          </w:r>
        </w:del>
      </w:ins>
      <w:ins w:id="305" w:author="Ian Leake" w:date="2026-09-07T14:31:00Z" w16du:dateUtc="2026-09-07T12:31:00Z">
        <w:del w:id="306" w:author="Santoro, Dean" w:date="2026-09-09T12:12:00Z" w16du:dateUtc="2026-09-09T16:12:00Z">
          <w:r w:rsidDel="00344916">
            <w:rPr>
              <w:rFonts w:ascii="Arial" w:hAnsi="Arial" w:cs="Arial"/>
              <w:sz w:val="21"/>
              <w:szCs w:val="21"/>
              <w:lang w:val="en-GB" w:eastAsia="en-US"/>
            </w:rPr>
            <w:delText xml:space="preserve">site digital heatmap </w:delText>
          </w:r>
          <w:r w:rsidR="008C7D83" w:rsidDel="00344916">
            <w:rPr>
              <w:rFonts w:ascii="Arial" w:hAnsi="Arial" w:cs="Arial"/>
              <w:sz w:val="21"/>
              <w:szCs w:val="21"/>
              <w:lang w:val="en-GB" w:eastAsia="en-US"/>
            </w:rPr>
            <w:delText xml:space="preserve">application </w:delText>
          </w:r>
          <w:r w:rsidDel="00344916">
            <w:rPr>
              <w:rFonts w:ascii="Arial" w:hAnsi="Arial" w:cs="Arial"/>
              <w:sz w:val="21"/>
              <w:szCs w:val="21"/>
              <w:lang w:val="en-GB" w:eastAsia="en-US"/>
            </w:rPr>
            <w:delText xml:space="preserve">based upon </w:delText>
          </w:r>
        </w:del>
      </w:ins>
      <w:ins w:id="307" w:author="Ian Leake" w:date="2026-09-07T14:32:00Z" w16du:dateUtc="2026-09-07T12:32:00Z">
        <w:del w:id="308" w:author="Santoro, Dean" w:date="2026-09-09T12:12:00Z" w16du:dateUtc="2026-09-09T16:12:00Z">
          <w:r w:rsidR="008C7D83" w:rsidDel="00344916">
            <w:rPr>
              <w:rFonts w:ascii="Arial" w:hAnsi="Arial" w:cs="Arial"/>
              <w:sz w:val="21"/>
              <w:szCs w:val="21"/>
              <w:lang w:val="en-GB" w:eastAsia="en-US"/>
            </w:rPr>
            <w:delText>data fingerprints within EDB</w:delText>
          </w:r>
        </w:del>
      </w:ins>
    </w:p>
    <w:p w14:paraId="7FACE3FC" w14:textId="2203B89E" w:rsidR="006F6EE4" w:rsidDel="00344916" w:rsidRDefault="006F6EE4" w:rsidP="005F6605">
      <w:pPr>
        <w:pStyle w:val="paragraph"/>
        <w:numPr>
          <w:ilvl w:val="0"/>
          <w:numId w:val="50"/>
        </w:numPr>
        <w:textAlignment w:val="baseline"/>
        <w:rPr>
          <w:ins w:id="309" w:author="Ian Leake" w:date="2026-09-07T14:33:00Z" w16du:dateUtc="2026-09-07T12:33:00Z"/>
          <w:del w:id="310" w:author="Santoro, Dean" w:date="2026-09-09T12:12:00Z" w16du:dateUtc="2026-09-09T16:12:00Z"/>
          <w:rFonts w:ascii="Arial" w:hAnsi="Arial" w:cs="Arial"/>
          <w:sz w:val="21"/>
          <w:szCs w:val="21"/>
          <w:lang w:val="en-GB" w:eastAsia="en-US"/>
        </w:rPr>
      </w:pPr>
      <w:ins w:id="311" w:author="Ian Leake" w:date="2026-09-07T14:32:00Z" w16du:dateUtc="2026-09-07T12:32:00Z">
        <w:del w:id="312" w:author="Santoro, Dean" w:date="2026-09-09T12:12:00Z" w16du:dateUtc="2026-09-09T16:12:00Z">
          <w:r w:rsidDel="00344916">
            <w:rPr>
              <w:rFonts w:ascii="Arial" w:hAnsi="Arial" w:cs="Arial"/>
              <w:sz w:val="21"/>
              <w:szCs w:val="21"/>
              <w:lang w:val="en-GB" w:eastAsia="en-US"/>
            </w:rPr>
            <w:delText xml:space="preserve">Develop data product(s) to derive and </w:delText>
          </w:r>
        </w:del>
      </w:ins>
      <w:ins w:id="313" w:author="Ian Leake" w:date="2026-09-07T14:33:00Z" w16du:dateUtc="2026-09-07T12:33:00Z">
        <w:del w:id="314" w:author="Santoro, Dean" w:date="2026-09-09T12:12:00Z" w16du:dateUtc="2026-09-09T16:12:00Z">
          <w:r w:rsidDel="00344916">
            <w:rPr>
              <w:rFonts w:ascii="Arial" w:hAnsi="Arial" w:cs="Arial"/>
              <w:sz w:val="21"/>
              <w:szCs w:val="21"/>
              <w:lang w:val="en-GB" w:eastAsia="en-US"/>
            </w:rPr>
            <w:delText xml:space="preserve">publish </w:delText>
          </w:r>
          <w:r w:rsidR="00BB214C" w:rsidDel="00344916">
            <w:rPr>
              <w:rFonts w:ascii="Arial" w:hAnsi="Arial" w:cs="Arial"/>
              <w:sz w:val="21"/>
              <w:szCs w:val="21"/>
              <w:lang w:val="en-GB" w:eastAsia="en-US"/>
            </w:rPr>
            <w:delText>data fingerprints, e.g. usage KPIs</w:delText>
          </w:r>
        </w:del>
      </w:ins>
    </w:p>
    <w:p w14:paraId="3AEFAB2D" w14:textId="18CDD15D" w:rsidR="00594594" w:rsidDel="00344916" w:rsidRDefault="00594594" w:rsidP="005F6605">
      <w:pPr>
        <w:pStyle w:val="paragraph"/>
        <w:numPr>
          <w:ilvl w:val="0"/>
          <w:numId w:val="50"/>
        </w:numPr>
        <w:textAlignment w:val="baseline"/>
        <w:rPr>
          <w:ins w:id="315" w:author="Ian Leake" w:date="2026-09-07T14:34:00Z" w16du:dateUtc="2026-09-07T12:34:00Z"/>
          <w:del w:id="316" w:author="Santoro, Dean" w:date="2026-09-09T12:12:00Z" w16du:dateUtc="2026-09-09T16:12:00Z"/>
          <w:rFonts w:ascii="Arial" w:hAnsi="Arial" w:cs="Arial"/>
          <w:sz w:val="21"/>
          <w:szCs w:val="21"/>
          <w:lang w:val="en-GB" w:eastAsia="en-US"/>
        </w:rPr>
      </w:pPr>
      <w:ins w:id="317" w:author="Ian Leake" w:date="2026-09-07T14:34:00Z" w16du:dateUtc="2026-09-07T12:34:00Z">
        <w:del w:id="318" w:author="Santoro, Dean" w:date="2026-09-09T12:12:00Z" w16du:dateUtc="2026-09-09T16:12:00Z">
          <w:r w:rsidDel="00344916">
            <w:rPr>
              <w:rFonts w:ascii="Arial" w:hAnsi="Arial" w:cs="Arial"/>
              <w:sz w:val="21"/>
              <w:szCs w:val="21"/>
              <w:lang w:val="en-GB" w:eastAsia="en-US"/>
            </w:rPr>
            <w:delText xml:space="preserve">Scope and ambition of MVP to be adjusted to fit </w:delText>
          </w:r>
          <w:r w:rsidR="00D256F7" w:rsidDel="00344916">
            <w:rPr>
              <w:rFonts w:ascii="Arial" w:hAnsi="Arial" w:cs="Arial"/>
              <w:sz w:val="21"/>
              <w:szCs w:val="21"/>
              <w:lang w:val="en-GB" w:eastAsia="en-US"/>
            </w:rPr>
            <w:delText>this SOW (</w:delText>
          </w:r>
          <w:r w:rsidDel="00344916">
            <w:rPr>
              <w:rFonts w:ascii="Arial" w:hAnsi="Arial" w:cs="Arial"/>
              <w:sz w:val="21"/>
              <w:szCs w:val="21"/>
              <w:lang w:val="en-GB" w:eastAsia="en-US"/>
            </w:rPr>
            <w:delText>time and team</w:delText>
          </w:r>
          <w:r w:rsidR="00D256F7" w:rsidDel="00344916">
            <w:rPr>
              <w:rFonts w:ascii="Arial" w:hAnsi="Arial" w:cs="Arial"/>
              <w:sz w:val="21"/>
              <w:szCs w:val="21"/>
              <w:lang w:val="en-GB" w:eastAsia="en-US"/>
            </w:rPr>
            <w:delText>)</w:delText>
          </w:r>
        </w:del>
      </w:ins>
    </w:p>
    <w:p w14:paraId="1D56CC1D" w14:textId="43101532" w:rsidR="000065AA" w:rsidDel="00344916" w:rsidRDefault="000065AA">
      <w:pPr>
        <w:pStyle w:val="paragraph"/>
        <w:textAlignment w:val="baseline"/>
        <w:rPr>
          <w:ins w:id="319" w:author="Ian Leake" w:date="2026-09-07T14:31:00Z" w16du:dateUtc="2026-09-07T12:31:00Z"/>
          <w:del w:id="320" w:author="Santoro, Dean" w:date="2026-09-09T12:12:00Z" w16du:dateUtc="2026-09-09T16:12:00Z"/>
          <w:rFonts w:ascii="Arial" w:hAnsi="Arial" w:cs="Arial"/>
          <w:sz w:val="21"/>
          <w:szCs w:val="21"/>
          <w:lang w:val="en-GB" w:eastAsia="en-US"/>
        </w:rPr>
        <w:pPrChange w:id="321" w:author="Ian Leake" w:date="2026-09-07T14:35:00Z" w16du:dateUtc="2026-09-07T12:35:00Z">
          <w:pPr>
            <w:pStyle w:val="paragraph"/>
            <w:numPr>
              <w:numId w:val="50"/>
            </w:numPr>
            <w:ind w:left="360" w:hanging="360"/>
            <w:textAlignment w:val="baseline"/>
          </w:pPr>
        </w:pPrChange>
      </w:pPr>
      <w:ins w:id="322" w:author="Ian Leake" w:date="2026-09-07T14:35:00Z" w16du:dateUtc="2026-09-07T12:35:00Z">
        <w:del w:id="323" w:author="Santoro, Dean" w:date="2026-09-09T12:12:00Z" w16du:dateUtc="2026-09-09T16:12:00Z">
          <w:r w:rsidDel="00344916">
            <w:rPr>
              <w:rFonts w:ascii="Arial" w:hAnsi="Arial" w:cs="Arial"/>
              <w:sz w:val="21"/>
              <w:szCs w:val="21"/>
              <w:lang w:val="en-GB" w:eastAsia="en-US"/>
            </w:rPr>
            <w:delText>Assumptions</w:delText>
          </w:r>
        </w:del>
      </w:ins>
    </w:p>
    <w:p w14:paraId="62B4EBDD" w14:textId="266C2684" w:rsidR="002B1A31" w:rsidRPr="002B1A31" w:rsidDel="00344916" w:rsidRDefault="002B1A31" w:rsidP="005F6605">
      <w:pPr>
        <w:pStyle w:val="paragraph"/>
        <w:numPr>
          <w:ilvl w:val="0"/>
          <w:numId w:val="50"/>
        </w:numPr>
        <w:textAlignment w:val="baseline"/>
        <w:rPr>
          <w:del w:id="324" w:author="Santoro, Dean" w:date="2026-09-09T12:12:00Z" w16du:dateUtc="2026-09-09T16:12:00Z"/>
          <w:rFonts w:ascii="Arial" w:hAnsi="Arial" w:cs="Arial"/>
          <w:sz w:val="21"/>
          <w:szCs w:val="21"/>
          <w:lang w:val="en-GB" w:eastAsia="en-US"/>
        </w:rPr>
      </w:pPr>
      <w:del w:id="325" w:author="Santoro, Dean" w:date="2026-09-09T12:12:00Z" w16du:dateUtc="2026-09-09T16:12:00Z">
        <w:r w:rsidRPr="002B1A31" w:rsidDel="00344916">
          <w:rPr>
            <w:rFonts w:ascii="Arial" w:hAnsi="Arial" w:cs="Arial"/>
            <w:sz w:val="21"/>
            <w:szCs w:val="21"/>
            <w:lang w:val="en-GB" w:eastAsia="en-US"/>
          </w:rPr>
          <w:delText>Jira contains sufficient portfolio and delivery data for executive roadmap reporting. </w:delText>
        </w:r>
      </w:del>
    </w:p>
    <w:p w14:paraId="51C9776B" w14:textId="260128AD" w:rsidR="002B1A31" w:rsidRPr="002B1A31" w:rsidDel="00344916" w:rsidRDefault="002B1A31" w:rsidP="005F6605">
      <w:pPr>
        <w:pStyle w:val="paragraph"/>
        <w:numPr>
          <w:ilvl w:val="0"/>
          <w:numId w:val="50"/>
        </w:numPr>
        <w:textAlignment w:val="baseline"/>
        <w:rPr>
          <w:del w:id="326" w:author="Santoro, Dean" w:date="2026-09-09T12:12:00Z" w16du:dateUtc="2026-09-09T16:12:00Z"/>
          <w:rFonts w:ascii="Arial" w:hAnsi="Arial" w:cs="Arial"/>
          <w:sz w:val="21"/>
          <w:szCs w:val="21"/>
          <w:lang w:val="en-GB" w:eastAsia="en-US"/>
        </w:rPr>
      </w:pPr>
      <w:del w:id="327" w:author="Santoro, Dean" w:date="2026-09-09T12:12:00Z" w16du:dateUtc="2026-09-09T16:12:00Z">
        <w:r w:rsidRPr="002B1A31" w:rsidDel="00344916">
          <w:rPr>
            <w:rFonts w:ascii="Arial" w:hAnsi="Arial" w:cs="Arial"/>
            <w:sz w:val="21"/>
            <w:szCs w:val="21"/>
            <w:lang w:val="en-GB" w:eastAsia="en-US"/>
          </w:rPr>
          <w:delText>SPOT contains sufficient investment and project information for executive reporting. </w:delText>
        </w:r>
      </w:del>
    </w:p>
    <w:p w14:paraId="38F7208F" w14:textId="4170BA5D" w:rsidR="002B1A31" w:rsidRPr="002B1A31" w:rsidDel="00344916" w:rsidRDefault="002B1A31" w:rsidP="005F6605">
      <w:pPr>
        <w:pStyle w:val="paragraph"/>
        <w:numPr>
          <w:ilvl w:val="0"/>
          <w:numId w:val="50"/>
        </w:numPr>
        <w:textAlignment w:val="baseline"/>
        <w:rPr>
          <w:del w:id="328" w:author="Santoro, Dean" w:date="2026-09-09T12:12:00Z" w16du:dateUtc="2026-09-09T16:12:00Z"/>
          <w:rFonts w:ascii="Arial" w:hAnsi="Arial" w:cs="Arial"/>
          <w:sz w:val="21"/>
          <w:szCs w:val="21"/>
          <w:lang w:val="en-GB" w:eastAsia="en-US"/>
        </w:rPr>
      </w:pPr>
      <w:del w:id="329" w:author="Santoro, Dean" w:date="2026-09-09T12:12:00Z" w16du:dateUtc="2026-09-09T16:12:00Z">
        <w:r w:rsidRPr="002B1A31" w:rsidDel="00344916">
          <w:rPr>
            <w:rFonts w:ascii="Arial" w:hAnsi="Arial" w:cs="Arial"/>
            <w:sz w:val="21"/>
            <w:szCs w:val="21"/>
            <w:lang w:val="en-GB" w:eastAsia="en-US"/>
          </w:rPr>
          <w:delText>EDB contains sufficient deployment, adoption, utilization, and business-capability data for executive reporting and value-realization insight. </w:delText>
        </w:r>
      </w:del>
    </w:p>
    <w:p w14:paraId="7BA8DBDF" w14:textId="4C08D7A3" w:rsidR="002B1A31" w:rsidRPr="002B1A31" w:rsidDel="00344916" w:rsidRDefault="002B1A31" w:rsidP="005F6605">
      <w:pPr>
        <w:pStyle w:val="paragraph"/>
        <w:numPr>
          <w:ilvl w:val="0"/>
          <w:numId w:val="50"/>
        </w:numPr>
        <w:textAlignment w:val="baseline"/>
        <w:rPr>
          <w:del w:id="330" w:author="Santoro, Dean" w:date="2026-09-09T12:12:00Z" w16du:dateUtc="2026-09-09T16:12:00Z"/>
          <w:rFonts w:ascii="Arial" w:hAnsi="Arial" w:cs="Arial"/>
          <w:sz w:val="21"/>
          <w:szCs w:val="21"/>
          <w:lang w:val="en-GB" w:eastAsia="en-US"/>
        </w:rPr>
      </w:pPr>
      <w:del w:id="331" w:author="Santoro, Dean" w:date="2026-09-09T12:12:00Z" w16du:dateUtc="2026-09-09T16:12:00Z">
        <w:r w:rsidRPr="002B1A31" w:rsidDel="00344916">
          <w:rPr>
            <w:rFonts w:ascii="Arial" w:hAnsi="Arial" w:cs="Arial"/>
            <w:sz w:val="21"/>
            <w:szCs w:val="21"/>
            <w:lang w:val="en-GB" w:eastAsia="en-US"/>
          </w:rPr>
          <w:delText>A TakOS-based executive experience can be delivered using standard, reusable patterns. </w:delText>
        </w:r>
      </w:del>
    </w:p>
    <w:p w14:paraId="1807F69F" w14:textId="227C2883" w:rsidR="002B1A31" w:rsidRPr="002B1A31" w:rsidDel="00344916" w:rsidRDefault="002B1A31" w:rsidP="005F6605">
      <w:pPr>
        <w:pStyle w:val="paragraph"/>
        <w:numPr>
          <w:ilvl w:val="0"/>
          <w:numId w:val="50"/>
        </w:numPr>
        <w:textAlignment w:val="baseline"/>
        <w:rPr>
          <w:del w:id="332" w:author="Santoro, Dean" w:date="2026-09-09T12:12:00Z" w16du:dateUtc="2026-09-09T16:12:00Z"/>
          <w:rFonts w:ascii="Arial" w:hAnsi="Arial" w:cs="Arial"/>
          <w:sz w:val="21"/>
          <w:szCs w:val="21"/>
          <w:lang w:val="en-GB" w:eastAsia="en-US"/>
        </w:rPr>
      </w:pPr>
      <w:del w:id="333" w:author="Santoro, Dean" w:date="2026-09-09T12:12:00Z" w16du:dateUtc="2026-09-09T16:12:00Z">
        <w:r w:rsidRPr="002B1A31" w:rsidDel="00344916">
          <w:rPr>
            <w:rFonts w:ascii="Arial" w:hAnsi="Arial" w:cs="Arial"/>
            <w:sz w:val="21"/>
            <w:szCs w:val="21"/>
            <w:lang w:val="en-GB" w:eastAsia="en-US"/>
          </w:rPr>
          <w:delText>Executives can obtain portfolio status and business-review insights without relying on multiple manually assembled presentations. </w:delText>
        </w:r>
      </w:del>
    </w:p>
    <w:p w14:paraId="44EDD772" w14:textId="5807FFFE" w:rsidR="008E15CD" w:rsidRPr="005F6605" w:rsidDel="00344916" w:rsidRDefault="002B1A31" w:rsidP="008E15CD">
      <w:pPr>
        <w:pStyle w:val="paragraph"/>
        <w:numPr>
          <w:ilvl w:val="0"/>
          <w:numId w:val="50"/>
        </w:numPr>
        <w:textAlignment w:val="baseline"/>
        <w:rPr>
          <w:del w:id="334" w:author="Santoro, Dean" w:date="2026-09-09T12:12:00Z" w16du:dateUtc="2026-09-09T16:12:00Z"/>
          <w:rFonts w:ascii="Arial" w:hAnsi="Arial" w:cs="Arial"/>
          <w:sz w:val="21"/>
          <w:szCs w:val="21"/>
          <w:lang w:val="en-GB" w:eastAsia="en-US"/>
        </w:rPr>
      </w:pPr>
      <w:del w:id="335" w:author="Santoro, Dean" w:date="2026-09-09T12:12:00Z" w16du:dateUtc="2026-09-09T16:12:00Z">
        <w:r w:rsidRPr="002B1A31" w:rsidDel="00344916">
          <w:rPr>
            <w:rFonts w:ascii="Arial" w:hAnsi="Arial" w:cs="Arial"/>
            <w:sz w:val="21"/>
            <w:szCs w:val="21"/>
            <w:lang w:val="en-GB" w:eastAsia="en-US"/>
          </w:rPr>
          <w:delText>The concept creates enough measurable value to justify a prioritized multi-release product roadmap.</w:delText>
        </w:r>
      </w:del>
    </w:p>
    <w:p w14:paraId="6E7AEE25" w14:textId="53886FAE" w:rsidR="00911BF2" w:rsidRPr="00376891" w:rsidDel="00344916" w:rsidRDefault="00911BF2" w:rsidP="1FFC6A05">
      <w:pPr>
        <w:ind w:right="793"/>
        <w:rPr>
          <w:del w:id="336" w:author="Santoro, Dean" w:date="2026-09-09T12:12:00Z" w16du:dateUtc="2026-09-09T16:12:00Z"/>
          <w:rFonts w:ascii="Arial" w:hAnsi="Arial" w:cs="Arial"/>
          <w:sz w:val="20"/>
          <w:lang w:val="en-GB"/>
        </w:rPr>
      </w:pPr>
      <w:del w:id="337" w:author="Santoro, Dean" w:date="2026-09-09T12:12:00Z" w16du:dateUtc="2026-09-09T16:12:00Z">
        <w:r w:rsidRPr="00FD0966" w:rsidDel="00344916">
          <w:rPr>
            <w:rFonts w:ascii="Arial" w:hAnsi="Arial" w:cs="Arial"/>
            <w:b/>
            <w:bCs/>
            <w:sz w:val="21"/>
            <w:szCs w:val="21"/>
            <w:u w:val="single"/>
            <w:lang w:val="en-GB"/>
          </w:rPr>
          <w:delText>Team structure</w:delText>
        </w:r>
      </w:del>
    </w:p>
    <w:p w14:paraId="19E7763C" w14:textId="38AAB77A" w:rsidR="00911BF2" w:rsidRPr="00F41342" w:rsidDel="00344916" w:rsidRDefault="00911BF2" w:rsidP="1FFC6A05">
      <w:pPr>
        <w:pStyle w:val="Bulletlevel1"/>
        <w:numPr>
          <w:ilvl w:val="0"/>
          <w:numId w:val="0"/>
        </w:numPr>
        <w:spacing w:before="120"/>
        <w:rPr>
          <w:del w:id="338" w:author="Santoro, Dean" w:date="2026-09-09T12:12:00Z" w16du:dateUtc="2026-09-09T16:12:00Z"/>
          <w:rFonts w:ascii="Arial" w:eastAsia="Times New Roman" w:hAnsi="Arial" w:cs="Arial"/>
          <w:sz w:val="21"/>
          <w:szCs w:val="21"/>
          <w:lang w:val="en-GB"/>
        </w:rPr>
      </w:pPr>
      <w:del w:id="339" w:author="Santoro, Dean" w:date="2026-09-09T12:12:00Z" w16du:dateUtc="2026-09-09T16:12:00Z">
        <w:r w:rsidRPr="1FFC6A05" w:rsidDel="00344916">
          <w:rPr>
            <w:rFonts w:ascii="Arial" w:eastAsia="Times New Roman" w:hAnsi="Arial" w:cs="Arial"/>
            <w:sz w:val="21"/>
            <w:szCs w:val="21"/>
            <w:lang w:val="en-GB"/>
          </w:rPr>
          <w:delText xml:space="preserve">Following agile methodologies, the joint team will incrementally generate, prioritize, define and deliver product backlog. To clarify outcome and manage expectations on deliverables </w:delText>
        </w:r>
        <w:r w:rsidR="771A803B" w:rsidRPr="1FFC6A05" w:rsidDel="00344916">
          <w:rPr>
            <w:rFonts w:ascii="Arial" w:eastAsia="Times New Roman" w:hAnsi="Arial" w:cs="Arial"/>
            <w:sz w:val="21"/>
            <w:szCs w:val="21"/>
            <w:lang w:val="en-GB"/>
          </w:rPr>
          <w:delText>a monthly</w:delText>
        </w:r>
        <w:r w:rsidR="00517E9E" w:rsidRPr="1FFC6A05" w:rsidDel="00344916">
          <w:rPr>
            <w:rFonts w:ascii="Arial" w:eastAsia="Times New Roman" w:hAnsi="Arial" w:cs="Arial"/>
            <w:sz w:val="21"/>
            <w:szCs w:val="21"/>
            <w:lang w:val="en-GB"/>
          </w:rPr>
          <w:delText xml:space="preserve"> </w:delText>
        </w:r>
        <w:r w:rsidRPr="1FFC6A05" w:rsidDel="00344916">
          <w:rPr>
            <w:rFonts w:ascii="Arial" w:eastAsia="Times New Roman" w:hAnsi="Arial" w:cs="Arial"/>
            <w:sz w:val="21"/>
            <w:szCs w:val="21"/>
            <w:lang w:val="en-GB"/>
          </w:rPr>
          <w:delText xml:space="preserve">release plan has be created and endorsed serving as the minimum commitment. </w:delText>
        </w:r>
      </w:del>
    </w:p>
    <w:p w14:paraId="38F6B686" w14:textId="230EF107" w:rsidR="00F01A23" w:rsidRPr="00FD0966" w:rsidDel="00344916" w:rsidRDefault="00F01A23" w:rsidP="00F01A23">
      <w:pPr>
        <w:pStyle w:val="paragraph"/>
        <w:jc w:val="both"/>
        <w:textAlignment w:val="baseline"/>
        <w:rPr>
          <w:del w:id="340" w:author="Santoro, Dean" w:date="2026-09-09T12:12:00Z" w16du:dateUtc="2026-09-09T16:12:00Z"/>
          <w:rFonts w:ascii="Arial" w:hAnsi="Arial" w:cs="Arial"/>
          <w:sz w:val="21"/>
          <w:szCs w:val="21"/>
          <w:lang w:val="en-US"/>
        </w:rPr>
      </w:pPr>
      <w:del w:id="341" w:author="Santoro, Dean" w:date="2026-09-09T12:12:00Z" w16du:dateUtc="2026-09-09T16:12:00Z">
        <w:r w:rsidRPr="00FD0966" w:rsidDel="00344916">
          <w:rPr>
            <w:rFonts w:ascii="Arial" w:hAnsi="Arial" w:cs="Arial"/>
            <w:sz w:val="21"/>
            <w:szCs w:val="21"/>
            <w:lang w:val="en-US"/>
          </w:rPr>
          <w:delText xml:space="preserve">Altimetrik shall work with Takeda and other identified parties to identify existing pain points at the allocated sites and support the team in building the user story. The proposed discover team leads this activity and delivers approved user story and wireframes to the PODs. </w:delText>
        </w:r>
      </w:del>
    </w:p>
    <w:p w14:paraId="22CE9FE0" w14:textId="5A060A07" w:rsidR="00543E95" w:rsidRPr="00FD0966" w:rsidDel="00344916" w:rsidRDefault="00543E95" w:rsidP="00543E95">
      <w:pPr>
        <w:pStyle w:val="ListParagraph"/>
        <w:numPr>
          <w:ilvl w:val="1"/>
          <w:numId w:val="2"/>
        </w:numPr>
        <w:tabs>
          <w:tab w:val="clear" w:pos="1440"/>
        </w:tabs>
        <w:spacing w:after="240" w:line="276" w:lineRule="auto"/>
        <w:ind w:left="709" w:hanging="709"/>
        <w:rPr>
          <w:del w:id="342" w:author="Santoro, Dean" w:date="2026-09-09T12:12:00Z" w16du:dateUtc="2026-09-09T16:12:00Z"/>
          <w:rFonts w:ascii="Arial" w:hAnsi="Arial" w:cs="Arial"/>
          <w:b/>
          <w:sz w:val="21"/>
          <w:szCs w:val="21"/>
        </w:rPr>
      </w:pPr>
      <w:del w:id="343" w:author="Santoro, Dean" w:date="2026-09-09T12:12:00Z" w16du:dateUtc="2026-09-09T16:12:00Z">
        <w:r w:rsidRPr="00FD0966" w:rsidDel="00344916">
          <w:rPr>
            <w:rFonts w:ascii="Arial" w:hAnsi="Arial" w:cs="Arial"/>
            <w:b/>
            <w:sz w:val="21"/>
            <w:szCs w:val="21"/>
          </w:rPr>
          <w:delText>Description of Services</w:delText>
        </w:r>
      </w:del>
    </w:p>
    <w:p w14:paraId="6BD808E6" w14:textId="19914798" w:rsidR="00543E95" w:rsidRPr="00FD0966" w:rsidDel="00344916" w:rsidRDefault="00543E95" w:rsidP="00543E95">
      <w:pPr>
        <w:pStyle w:val="Bulletlevel1"/>
        <w:numPr>
          <w:ilvl w:val="0"/>
          <w:numId w:val="22"/>
        </w:numPr>
        <w:spacing w:before="120"/>
        <w:rPr>
          <w:del w:id="344" w:author="Santoro, Dean" w:date="2026-09-09T12:12:00Z" w16du:dateUtc="2026-09-09T16:12:00Z"/>
          <w:rFonts w:ascii="Arial" w:eastAsia="Times New Roman" w:hAnsi="Arial" w:cs="Arial"/>
          <w:b/>
          <w:bCs/>
          <w:sz w:val="21"/>
          <w:szCs w:val="21"/>
        </w:rPr>
      </w:pPr>
      <w:del w:id="345" w:author="Santoro, Dean" w:date="2026-09-09T12:12:00Z" w16du:dateUtc="2026-09-09T16:12:00Z">
        <w:r w:rsidRPr="00FD0966" w:rsidDel="00344916">
          <w:rPr>
            <w:rFonts w:ascii="Arial" w:eastAsia="Times New Roman" w:hAnsi="Arial" w:cs="Arial"/>
            <w:b/>
            <w:bCs/>
            <w:sz w:val="21"/>
            <w:szCs w:val="21"/>
          </w:rPr>
          <w:delText>Services Overview &amp; Scope</w:delText>
        </w:r>
      </w:del>
    </w:p>
    <w:p w14:paraId="59DA460E" w14:textId="58EFC19D" w:rsidR="00543E95" w:rsidRPr="00FD0966" w:rsidDel="00344916" w:rsidRDefault="00543E95" w:rsidP="00543E95">
      <w:pPr>
        <w:pStyle w:val="Bulletlevel1"/>
        <w:numPr>
          <w:ilvl w:val="0"/>
          <w:numId w:val="0"/>
        </w:numPr>
        <w:spacing w:before="120"/>
        <w:ind w:left="360"/>
        <w:rPr>
          <w:del w:id="346" w:author="Santoro, Dean" w:date="2026-09-09T12:12:00Z" w16du:dateUtc="2026-09-09T16:12:00Z"/>
          <w:rFonts w:ascii="Arial" w:eastAsia="Times New Roman" w:hAnsi="Arial" w:cs="Arial"/>
          <w:sz w:val="21"/>
          <w:szCs w:val="21"/>
        </w:rPr>
      </w:pPr>
      <w:del w:id="347" w:author="Santoro, Dean" w:date="2026-09-09T12:12:00Z" w16du:dateUtc="2026-09-09T16:12:00Z">
        <w:r w:rsidRPr="00FD0966" w:rsidDel="00344916">
          <w:rPr>
            <w:rFonts w:ascii="Arial" w:eastAsia="Times New Roman" w:hAnsi="Arial" w:cs="Arial"/>
            <w:sz w:val="21"/>
            <w:szCs w:val="21"/>
          </w:rPr>
          <w:delText xml:space="preserve">As part of this PWO, the Supplier shall support </w:delText>
        </w:r>
        <w:r w:rsidR="00B84C44" w:rsidDel="00344916">
          <w:rPr>
            <w:rFonts w:ascii="Arial" w:eastAsia="Times New Roman" w:hAnsi="Arial" w:cs="Arial"/>
            <w:sz w:val="21"/>
            <w:szCs w:val="21"/>
          </w:rPr>
          <w:delText>the activities needed for the Tech Debt Remediation</w:delText>
        </w:r>
      </w:del>
      <w:ins w:id="348" w:author="Ian Leake" w:date="2026-09-07T14:37:00Z" w16du:dateUtc="2026-09-07T12:37:00Z">
        <w:del w:id="349" w:author="Santoro, Dean" w:date="2026-09-09T12:12:00Z" w16du:dateUtc="2026-09-09T16:12:00Z">
          <w:r w:rsidR="00C84506" w:rsidDel="00344916">
            <w:rPr>
              <w:rFonts w:ascii="Arial" w:eastAsia="Times New Roman" w:hAnsi="Arial" w:cs="Arial"/>
              <w:sz w:val="21"/>
              <w:szCs w:val="21"/>
            </w:rPr>
            <w:delText>Site Digital Heatmap</w:delText>
          </w:r>
        </w:del>
      </w:ins>
      <w:del w:id="350" w:author="Santoro, Dean" w:date="2026-09-09T12:12:00Z" w16du:dateUtc="2026-09-09T16:12:00Z">
        <w:r w:rsidR="00B84C44" w:rsidDel="00344916">
          <w:rPr>
            <w:rFonts w:ascii="Arial" w:eastAsia="Times New Roman" w:hAnsi="Arial" w:cs="Arial"/>
            <w:sz w:val="21"/>
            <w:szCs w:val="21"/>
          </w:rPr>
          <w:delText xml:space="preserve"> </w:delText>
        </w:r>
      </w:del>
      <w:ins w:id="351" w:author="Ian Leake" w:date="2026-09-07T14:37:00Z" w16du:dateUtc="2026-09-07T12:37:00Z">
        <w:del w:id="352" w:author="Santoro, Dean" w:date="2026-09-09T12:12:00Z" w16du:dateUtc="2026-09-09T16:12:00Z">
          <w:r w:rsidR="00C84506" w:rsidDel="00344916">
            <w:rPr>
              <w:rFonts w:ascii="Arial" w:eastAsia="Times New Roman" w:hAnsi="Arial" w:cs="Arial"/>
              <w:sz w:val="21"/>
              <w:szCs w:val="21"/>
            </w:rPr>
            <w:delText xml:space="preserve">MVP </w:delText>
          </w:r>
        </w:del>
      </w:ins>
      <w:del w:id="353" w:author="Santoro, Dean" w:date="2026-09-09T12:12:00Z" w16du:dateUtc="2026-09-09T16:12:00Z">
        <w:r w:rsidR="00B84C44" w:rsidDel="00344916">
          <w:rPr>
            <w:rFonts w:ascii="Arial" w:eastAsia="Times New Roman" w:hAnsi="Arial" w:cs="Arial"/>
            <w:sz w:val="21"/>
            <w:szCs w:val="21"/>
          </w:rPr>
          <w:delText>project.</w:delText>
        </w:r>
      </w:del>
    </w:p>
    <w:p w14:paraId="6B74BAE2" w14:textId="00E38645" w:rsidR="00610500" w:rsidRPr="00416851" w:rsidRDefault="00543E95" w:rsidP="00416851">
      <w:pPr>
        <w:pStyle w:val="Bulletlevel1"/>
        <w:numPr>
          <w:ilvl w:val="0"/>
          <w:numId w:val="0"/>
        </w:numPr>
        <w:spacing w:before="120"/>
        <w:ind w:left="360"/>
        <w:rPr>
          <w:rFonts w:ascii="Arial" w:eastAsia="Times New Roman" w:hAnsi="Arial" w:cs="Arial"/>
          <w:sz w:val="21"/>
          <w:szCs w:val="21"/>
        </w:rPr>
      </w:pPr>
      <w:del w:id="354" w:author="Santoro, Dean" w:date="2026-09-09T12:12:00Z" w16du:dateUtc="2026-09-09T16:12:00Z">
        <w:r w:rsidRPr="00FD0966" w:rsidDel="00344916">
          <w:rPr>
            <w:rFonts w:ascii="Arial" w:eastAsia="Times New Roman" w:hAnsi="Arial" w:cs="Arial"/>
            <w:sz w:val="21"/>
            <w:szCs w:val="21"/>
          </w:rPr>
          <w:delText>The defined team will work with the Takeda product owners and digital leads in nimble discovery teams on generating and refining the backlog of prioritized user stories. Based on readiness and estimated effort of the work, resources will be mobilized and deployed in consultation with Takeda product owner(s) in a “POD” construct to supplement the Takeda, ICC (Innovation Competence Center) and other teams to deliver the backlog</w:delText>
        </w:r>
      </w:del>
      <w:r w:rsidRPr="00FD0966">
        <w:rPr>
          <w:rFonts w:ascii="Arial" w:eastAsia="Times New Roman" w:hAnsi="Arial" w:cs="Arial"/>
          <w:sz w:val="21"/>
          <w:szCs w:val="21"/>
        </w:rPr>
        <w:t>.</w:t>
      </w:r>
    </w:p>
    <w:p w14:paraId="3C3C74FA" w14:textId="112DD3CA" w:rsidR="00CE732E" w:rsidRPr="00FD0966" w:rsidRDefault="00CE732E" w:rsidP="00537BF7">
      <w:pPr>
        <w:pStyle w:val="paragraph"/>
        <w:spacing w:before="0" w:beforeAutospacing="0" w:after="0" w:afterAutospacing="0"/>
        <w:ind w:left="810" w:hanging="810"/>
        <w:textAlignment w:val="baseline"/>
        <w:rPr>
          <w:rFonts w:ascii="Arial" w:hAnsi="Arial" w:cs="Arial"/>
          <w:b/>
          <w:sz w:val="21"/>
          <w:szCs w:val="21"/>
          <w:lang w:val="en-US"/>
        </w:rPr>
      </w:pPr>
    </w:p>
    <w:p w14:paraId="1A438CFD" w14:textId="77777777" w:rsidR="00D85F42" w:rsidRPr="00FD0966" w:rsidRDefault="00D85F42" w:rsidP="00B61A94">
      <w:pPr>
        <w:pStyle w:val="Bulletlevel1"/>
        <w:numPr>
          <w:ilvl w:val="0"/>
          <w:numId w:val="24"/>
        </w:numPr>
        <w:spacing w:before="120"/>
        <w:rPr>
          <w:rFonts w:ascii="Arial" w:eastAsia="Times New Roman" w:hAnsi="Arial" w:cs="Arial"/>
          <w:b/>
          <w:bCs/>
          <w:sz w:val="21"/>
          <w:szCs w:val="21"/>
        </w:rPr>
      </w:pPr>
      <w:r w:rsidRPr="00FD0966">
        <w:rPr>
          <w:rFonts w:ascii="Arial" w:eastAsia="Times New Roman" w:hAnsi="Arial" w:cs="Arial"/>
          <w:b/>
          <w:bCs/>
          <w:sz w:val="21"/>
          <w:szCs w:val="21"/>
        </w:rPr>
        <w:t>Roles &amp; Responsibilities</w:t>
      </w:r>
    </w:p>
    <w:p w14:paraId="147B809A" w14:textId="62BB3EE1" w:rsidR="00D24AF2" w:rsidRPr="00FD0966" w:rsidRDefault="0082483E" w:rsidP="00D24AF2">
      <w:pPr>
        <w:rPr>
          <w:rFonts w:ascii="Arial" w:hAnsi="Arial" w:cs="Arial"/>
          <w:b/>
          <w:bCs/>
          <w:sz w:val="21"/>
          <w:szCs w:val="21"/>
        </w:rPr>
      </w:pPr>
      <w:r w:rsidRPr="00FD0966">
        <w:rPr>
          <w:rFonts w:ascii="Arial" w:hAnsi="Arial" w:cs="Arial"/>
          <w:b/>
          <w:bCs/>
          <w:sz w:val="21"/>
          <w:szCs w:val="21"/>
        </w:rPr>
        <w:t xml:space="preserve">Enablement </w:t>
      </w:r>
      <w:r w:rsidR="00D24AF2" w:rsidRPr="00FD0966">
        <w:rPr>
          <w:rFonts w:ascii="Arial" w:hAnsi="Arial" w:cs="Arial"/>
          <w:b/>
          <w:bCs/>
          <w:sz w:val="21"/>
          <w:szCs w:val="21"/>
        </w:rPr>
        <w:t>Team</w:t>
      </w:r>
    </w:p>
    <w:tbl>
      <w:tblPr>
        <w:tblStyle w:val="PlainTable2"/>
        <w:tblW w:w="0" w:type="auto"/>
        <w:tblLook w:val="04A0" w:firstRow="1" w:lastRow="0" w:firstColumn="1" w:lastColumn="0" w:noHBand="0" w:noVBand="1"/>
      </w:tblPr>
      <w:tblGrid>
        <w:gridCol w:w="1500"/>
        <w:gridCol w:w="7222"/>
      </w:tblGrid>
      <w:tr w:rsidR="00D24AF2" w:rsidRPr="00FD0966" w14:paraId="215C08CF" w14:textId="77777777" w:rsidTr="006C6378">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275" w:type="dxa"/>
          </w:tcPr>
          <w:p w14:paraId="61015FFF" w14:textId="77777777" w:rsidR="00D24AF2" w:rsidRPr="00FD0966" w:rsidRDefault="00D24AF2" w:rsidP="006C6378">
            <w:pPr>
              <w:spacing w:before="100" w:beforeAutospacing="1" w:after="100" w:afterAutospacing="1"/>
              <w:jc w:val="center"/>
              <w:textAlignment w:val="baseline"/>
              <w:rPr>
                <w:rFonts w:ascii="Arial" w:hAnsi="Arial" w:cs="Arial"/>
                <w:b w:val="0"/>
                <w:bCs w:val="0"/>
                <w:position w:val="-1"/>
                <w:sz w:val="21"/>
                <w:szCs w:val="21"/>
                <w:lang w:eastAsia="en-IN"/>
              </w:rPr>
            </w:pPr>
            <w:r w:rsidRPr="00FD0966">
              <w:rPr>
                <w:rFonts w:ascii="Arial" w:hAnsi="Arial" w:cs="Arial"/>
                <w:position w:val="-1"/>
                <w:sz w:val="21"/>
                <w:szCs w:val="21"/>
                <w:lang w:eastAsia="en-IN"/>
              </w:rPr>
              <w:t>Role​</w:t>
            </w:r>
          </w:p>
        </w:tc>
        <w:tc>
          <w:tcPr>
            <w:tcW w:w="7222" w:type="dxa"/>
          </w:tcPr>
          <w:p w14:paraId="0CCCA17E" w14:textId="77777777" w:rsidR="00D24AF2" w:rsidRPr="00FD0966" w:rsidRDefault="00D24AF2" w:rsidP="006C6378">
            <w:pPr>
              <w:spacing w:before="100" w:beforeAutospacing="1" w:after="100" w:afterAutospacing="1"/>
              <w:ind w:left="405" w:hanging="283"/>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position w:val="-1"/>
                <w:sz w:val="21"/>
                <w:szCs w:val="21"/>
                <w:lang w:eastAsia="en-IN"/>
              </w:rPr>
            </w:pPr>
            <w:r w:rsidRPr="00FD0966">
              <w:rPr>
                <w:rFonts w:ascii="Arial" w:hAnsi="Arial" w:cs="Arial"/>
                <w:position w:val="-1"/>
                <w:sz w:val="21"/>
                <w:szCs w:val="21"/>
                <w:lang w:eastAsia="en-IN"/>
              </w:rPr>
              <w:t>Responsibilities​</w:t>
            </w:r>
          </w:p>
        </w:tc>
      </w:tr>
      <w:tr w:rsidR="00D24AF2" w:rsidRPr="00FD0966" w14:paraId="6E685058" w14:textId="77777777" w:rsidTr="006C6378">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275" w:type="dxa"/>
            <w:hideMark/>
          </w:tcPr>
          <w:p w14:paraId="62CAC337" w14:textId="3886CE32" w:rsidR="00D24AF2" w:rsidRPr="00FD0966" w:rsidRDefault="000B46BD" w:rsidP="006C6378">
            <w:pPr>
              <w:spacing w:before="100" w:beforeAutospacing="1" w:after="100" w:afterAutospacing="1"/>
              <w:jc w:val="center"/>
              <w:textAlignment w:val="baseline"/>
              <w:rPr>
                <w:rFonts w:ascii="Arial" w:hAnsi="Arial" w:cs="Arial"/>
                <w:color w:val="000000"/>
                <w:sz w:val="21"/>
                <w:szCs w:val="21"/>
                <w:lang w:eastAsia="en-IN"/>
              </w:rPr>
            </w:pPr>
            <w:r w:rsidRPr="00FD0966">
              <w:rPr>
                <w:rFonts w:ascii="Arial" w:hAnsi="Arial" w:cs="Arial"/>
                <w:color w:val="000000"/>
                <w:position w:val="-1"/>
                <w:sz w:val="21"/>
                <w:szCs w:val="21"/>
                <w:lang w:eastAsia="en-IN"/>
              </w:rPr>
              <w:t xml:space="preserve">Program  </w:t>
            </w:r>
            <w:r w:rsidRPr="00FD0966">
              <w:rPr>
                <w:rFonts w:ascii="Arial" w:hAnsi="Arial" w:cs="Arial"/>
                <w:color w:val="000000"/>
                <w:sz w:val="21"/>
                <w:szCs w:val="21"/>
                <w:lang w:eastAsia="en-IN"/>
              </w:rPr>
              <w:t>Management leader</w:t>
            </w:r>
          </w:p>
        </w:tc>
        <w:tc>
          <w:tcPr>
            <w:tcW w:w="7222" w:type="dxa"/>
            <w:hideMark/>
          </w:tcPr>
          <w:p w14:paraId="17B002E7" w14:textId="4D6AB450"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sz w:val="21"/>
                <w:szCs w:val="21"/>
                <w:lang w:eastAsia="en-IN"/>
              </w:rPr>
            </w:pPr>
            <w:r w:rsidRPr="00FD0966">
              <w:rPr>
                <w:rFonts w:ascii="Arial" w:hAnsi="Arial" w:cs="Arial"/>
                <w:color w:val="000000"/>
                <w:position w:val="-1"/>
                <w:sz w:val="21"/>
                <w:szCs w:val="21"/>
                <w:lang w:eastAsia="en-IN"/>
              </w:rPr>
              <w:t>Responsible for end-to-end Program Management</w:t>
            </w:r>
            <w:r w:rsidRPr="00FD0966">
              <w:rPr>
                <w:rFonts w:ascii="Arial" w:hAnsi="Arial" w:cs="Arial"/>
                <w:color w:val="000000"/>
                <w:sz w:val="21"/>
                <w:szCs w:val="21"/>
                <w:lang w:eastAsia="en-IN"/>
              </w:rPr>
              <w:t>​</w:t>
            </w:r>
          </w:p>
          <w:p w14:paraId="566C1D4D" w14:textId="2AFAEE4E"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sz w:val="21"/>
                <w:szCs w:val="21"/>
                <w:lang w:eastAsia="en-IN"/>
              </w:rPr>
            </w:pPr>
            <w:r w:rsidRPr="00FD0966">
              <w:rPr>
                <w:rFonts w:ascii="Arial" w:hAnsi="Arial" w:cs="Arial"/>
                <w:color w:val="000000"/>
                <w:position w:val="-1"/>
                <w:sz w:val="21"/>
                <w:szCs w:val="21"/>
                <w:lang w:eastAsia="en-IN"/>
              </w:rPr>
              <w:t>Liaison with all stakeholders and help in arriving at the most optimal execution approach</w:t>
            </w:r>
            <w:r w:rsidRPr="00FD0966">
              <w:rPr>
                <w:rFonts w:ascii="Arial" w:hAnsi="Arial" w:cs="Arial"/>
                <w:color w:val="000000"/>
                <w:sz w:val="21"/>
                <w:szCs w:val="21"/>
                <w:lang w:eastAsia="en-IN"/>
              </w:rPr>
              <w:t>.</w:t>
            </w:r>
          </w:p>
          <w:p w14:paraId="0CACF475" w14:textId="5A138B98"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sz w:val="21"/>
                <w:szCs w:val="21"/>
                <w:lang w:eastAsia="en-IN"/>
              </w:rPr>
            </w:pPr>
            <w:r w:rsidRPr="00FD0966">
              <w:rPr>
                <w:rFonts w:ascii="Arial" w:hAnsi="Arial" w:cs="Arial"/>
                <w:color w:val="000000"/>
                <w:sz w:val="21"/>
                <w:szCs w:val="21"/>
                <w:lang w:eastAsia="en-IN"/>
              </w:rPr>
              <w:t xml:space="preserve">Ensure engineering rigor across the </w:t>
            </w:r>
            <w:r w:rsidR="009718F6" w:rsidRPr="00FD0966">
              <w:rPr>
                <w:rFonts w:ascii="Arial" w:hAnsi="Arial" w:cs="Arial"/>
                <w:color w:val="000000"/>
                <w:sz w:val="21"/>
                <w:szCs w:val="21"/>
                <w:lang w:eastAsia="en-IN"/>
              </w:rPr>
              <w:t>program.</w:t>
            </w:r>
          </w:p>
          <w:p w14:paraId="622AEC0B" w14:textId="77777777"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sz w:val="21"/>
                <w:szCs w:val="21"/>
                <w:lang w:eastAsia="en-IN"/>
              </w:rPr>
            </w:pPr>
            <w:r w:rsidRPr="00FD0966">
              <w:rPr>
                <w:rFonts w:ascii="Arial" w:hAnsi="Arial" w:cs="Arial"/>
                <w:color w:val="000000"/>
                <w:position w:val="-1"/>
                <w:sz w:val="21"/>
                <w:szCs w:val="21"/>
                <w:lang w:eastAsia="en-IN"/>
              </w:rPr>
              <w:t>Ensure smooth progress of the Execution Roadmap</w:t>
            </w:r>
            <w:r w:rsidRPr="00FD0966">
              <w:rPr>
                <w:rFonts w:ascii="Arial" w:hAnsi="Arial" w:cs="Arial"/>
                <w:color w:val="000000"/>
                <w:sz w:val="21"/>
                <w:szCs w:val="21"/>
                <w:lang w:eastAsia="en-IN"/>
              </w:rPr>
              <w:t>​</w:t>
            </w:r>
          </w:p>
          <w:p w14:paraId="359C6981" w14:textId="77777777"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sz w:val="21"/>
                <w:szCs w:val="21"/>
                <w:lang w:eastAsia="en-IN"/>
              </w:rPr>
            </w:pPr>
            <w:r w:rsidRPr="00FD0966">
              <w:rPr>
                <w:rFonts w:ascii="Arial" w:hAnsi="Arial" w:cs="Arial"/>
                <w:color w:val="000000"/>
                <w:position w:val="-1"/>
                <w:sz w:val="21"/>
                <w:szCs w:val="21"/>
                <w:lang w:eastAsia="en-IN"/>
              </w:rPr>
              <w:t>Periodic program status updates to stakeholders</w:t>
            </w:r>
            <w:r w:rsidRPr="00FD0966">
              <w:rPr>
                <w:rFonts w:ascii="Arial" w:hAnsi="Arial" w:cs="Arial"/>
                <w:color w:val="000000"/>
                <w:sz w:val="21"/>
                <w:szCs w:val="21"/>
                <w:lang w:eastAsia="en-IN"/>
              </w:rPr>
              <w:t>​</w:t>
            </w:r>
          </w:p>
          <w:p w14:paraId="23AE3D09" w14:textId="1182A19F" w:rsidR="007B2B0F" w:rsidRPr="00FD0966" w:rsidRDefault="00DA2783" w:rsidP="007B2B0F">
            <w:pPr>
              <w:numPr>
                <w:ilvl w:val="0"/>
                <w:numId w:val="13"/>
              </w:numPr>
              <w:tabs>
                <w:tab w:val="clear" w:pos="720"/>
              </w:tabs>
              <w:spacing w:before="100" w:beforeAutospacing="1" w:after="100" w:afterAutospacing="1"/>
              <w:ind w:left="405"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sz w:val="21"/>
                <w:szCs w:val="21"/>
                <w:lang w:eastAsia="en-IN"/>
              </w:rPr>
            </w:pPr>
            <w:r w:rsidRPr="00FD0966">
              <w:rPr>
                <w:rFonts w:ascii="Arial" w:hAnsi="Arial" w:cs="Arial"/>
                <w:color w:val="000000"/>
                <w:sz w:val="21"/>
                <w:szCs w:val="21"/>
                <w:lang w:eastAsia="en-IN"/>
              </w:rPr>
              <w:t>S</w:t>
            </w:r>
            <w:r w:rsidR="00957A37" w:rsidRPr="00FD0966">
              <w:rPr>
                <w:rFonts w:ascii="Arial" w:hAnsi="Arial" w:cs="Arial"/>
                <w:color w:val="000000"/>
                <w:sz w:val="21"/>
                <w:szCs w:val="21"/>
                <w:lang w:eastAsia="en-IN"/>
              </w:rPr>
              <w:t xml:space="preserve">upport the </w:t>
            </w:r>
            <w:r w:rsidR="000B46BD" w:rsidRPr="00FD0966">
              <w:rPr>
                <w:rFonts w:ascii="Arial" w:hAnsi="Arial" w:cs="Arial"/>
                <w:color w:val="000000"/>
                <w:sz w:val="21"/>
                <w:szCs w:val="21"/>
                <w:lang w:eastAsia="en-IN"/>
              </w:rPr>
              <w:t xml:space="preserve">design and </w:t>
            </w:r>
            <w:r w:rsidR="00957A37" w:rsidRPr="00FD0966">
              <w:rPr>
                <w:rFonts w:ascii="Arial" w:hAnsi="Arial" w:cs="Arial"/>
                <w:color w:val="000000"/>
                <w:sz w:val="21"/>
                <w:szCs w:val="21"/>
                <w:lang w:eastAsia="en-IN"/>
              </w:rPr>
              <w:t>refinement of technology stack and low level (detailed) technical design of solution together with other vendors</w:t>
            </w:r>
          </w:p>
        </w:tc>
      </w:tr>
      <w:tr w:rsidR="00D24AF2" w:rsidRPr="00FD0966" w14:paraId="5F3C23ED" w14:textId="77777777" w:rsidTr="006C6378">
        <w:trPr>
          <w:trHeight w:val="444"/>
        </w:trPr>
        <w:tc>
          <w:tcPr>
            <w:cnfStyle w:val="001000000000" w:firstRow="0" w:lastRow="0" w:firstColumn="1" w:lastColumn="0" w:oddVBand="0" w:evenVBand="0" w:oddHBand="0" w:evenHBand="0" w:firstRowFirstColumn="0" w:firstRowLastColumn="0" w:lastRowFirstColumn="0" w:lastRowLastColumn="0"/>
            <w:tcW w:w="1275" w:type="dxa"/>
          </w:tcPr>
          <w:p w14:paraId="32DF2426" w14:textId="77777777" w:rsidR="00D24AF2" w:rsidRPr="00FD0966" w:rsidRDefault="00D24AF2" w:rsidP="006C6378">
            <w:pPr>
              <w:spacing w:before="100" w:beforeAutospacing="1" w:after="100" w:afterAutospacing="1"/>
              <w:jc w:val="center"/>
              <w:textAlignment w:val="baseline"/>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Data Architect</w:t>
            </w:r>
          </w:p>
        </w:tc>
        <w:tc>
          <w:tcPr>
            <w:tcW w:w="7222" w:type="dxa"/>
          </w:tcPr>
          <w:p w14:paraId="357A9A1A" w14:textId="7D27790E"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 xml:space="preserve">Responsible for defining the data </w:t>
            </w:r>
            <w:r w:rsidR="00B7111D" w:rsidRPr="00FD0966">
              <w:rPr>
                <w:rFonts w:ascii="Arial" w:hAnsi="Arial" w:cs="Arial"/>
                <w:color w:val="000000"/>
                <w:position w:val="-1"/>
                <w:sz w:val="21"/>
                <w:szCs w:val="21"/>
                <w:lang w:eastAsia="en-IN"/>
              </w:rPr>
              <w:t>(</w:t>
            </w:r>
            <w:r w:rsidRPr="00FD0966">
              <w:rPr>
                <w:rFonts w:ascii="Arial" w:hAnsi="Arial" w:cs="Arial"/>
                <w:color w:val="000000"/>
                <w:position w:val="-1"/>
                <w:sz w:val="21"/>
                <w:szCs w:val="21"/>
                <w:lang w:eastAsia="en-IN"/>
              </w:rPr>
              <w:t>migration</w:t>
            </w:r>
            <w:r w:rsidR="00B7111D" w:rsidRPr="00FD0966">
              <w:rPr>
                <w:rFonts w:ascii="Arial" w:hAnsi="Arial" w:cs="Arial"/>
                <w:color w:val="000000"/>
                <w:position w:val="-1"/>
                <w:sz w:val="21"/>
                <w:szCs w:val="21"/>
                <w:lang w:eastAsia="en-IN"/>
              </w:rPr>
              <w:t>)</w:t>
            </w:r>
            <w:r w:rsidRPr="00FD0966">
              <w:rPr>
                <w:rFonts w:ascii="Arial" w:hAnsi="Arial" w:cs="Arial"/>
                <w:color w:val="000000"/>
                <w:position w:val="-1"/>
                <w:sz w:val="21"/>
                <w:szCs w:val="21"/>
                <w:lang w:eastAsia="en-IN"/>
              </w:rPr>
              <w:t xml:space="preserve"> strategy</w:t>
            </w:r>
            <w:r w:rsidR="00B7111D" w:rsidRPr="00FD0966">
              <w:rPr>
                <w:rFonts w:ascii="Arial" w:hAnsi="Arial" w:cs="Arial"/>
                <w:color w:val="000000"/>
                <w:position w:val="-1"/>
                <w:sz w:val="21"/>
                <w:szCs w:val="21"/>
                <w:lang w:eastAsia="en-IN"/>
              </w:rPr>
              <w:t xml:space="preserve"> </w:t>
            </w:r>
            <w:r w:rsidR="00FB1B33" w:rsidRPr="00FD0966">
              <w:rPr>
                <w:rFonts w:ascii="Arial" w:hAnsi="Arial" w:cs="Arial"/>
                <w:color w:val="000000"/>
                <w:position w:val="-1"/>
                <w:sz w:val="21"/>
                <w:szCs w:val="21"/>
                <w:lang w:eastAsia="en-IN"/>
              </w:rPr>
              <w:t>for the Insight Center in alignment with EDB/DDM Data Strategy</w:t>
            </w:r>
            <w:r w:rsidR="00F95E4E" w:rsidRPr="00FD0966">
              <w:rPr>
                <w:rFonts w:ascii="Arial" w:hAnsi="Arial" w:cs="Arial"/>
                <w:color w:val="000000"/>
                <w:position w:val="-1"/>
                <w:sz w:val="21"/>
                <w:szCs w:val="21"/>
                <w:lang w:eastAsia="en-IN"/>
              </w:rPr>
              <w:t xml:space="preserve"> tailored around scalable, re-usable, </w:t>
            </w:r>
            <w:r w:rsidR="00371C34" w:rsidRPr="00FD0966">
              <w:rPr>
                <w:rFonts w:ascii="Arial" w:hAnsi="Arial" w:cs="Arial"/>
                <w:color w:val="000000"/>
                <w:position w:val="-1"/>
                <w:sz w:val="21"/>
                <w:szCs w:val="21"/>
                <w:lang w:eastAsia="en-IN"/>
              </w:rPr>
              <w:t>high performing components and end-user services.</w:t>
            </w:r>
          </w:p>
          <w:p w14:paraId="3B76982F" w14:textId="77777777"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 xml:space="preserve">Provide top-quality solution design and execution and providing support in defining the scope and sizing of work. </w:t>
            </w:r>
          </w:p>
          <w:p w14:paraId="4FB91A84" w14:textId="5B7F1E29"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 xml:space="preserve">Design and implement end to end </w:t>
            </w:r>
            <w:r w:rsidR="00D247E0" w:rsidRPr="00FD0966">
              <w:rPr>
                <w:rFonts w:ascii="Arial" w:hAnsi="Arial" w:cs="Arial"/>
                <w:color w:val="000000"/>
                <w:position w:val="-1"/>
                <w:sz w:val="21"/>
                <w:szCs w:val="21"/>
                <w:lang w:eastAsia="en-IN"/>
              </w:rPr>
              <w:t>scalable</w:t>
            </w:r>
            <w:r w:rsidRPr="00FD0966">
              <w:rPr>
                <w:rFonts w:ascii="Arial" w:hAnsi="Arial" w:cs="Arial"/>
                <w:color w:val="000000"/>
                <w:position w:val="-1"/>
                <w:sz w:val="21"/>
                <w:szCs w:val="21"/>
                <w:lang w:eastAsia="en-IN"/>
              </w:rPr>
              <w:t xml:space="preserve"> solutions such as data modelling, data loading and data governance on current and future platform. </w:t>
            </w:r>
          </w:p>
          <w:p w14:paraId="0B3B12D2" w14:textId="77777777"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 xml:space="preserve">Integrate up-and-coming data management and software engineering technologies into existing data structures as a part of innovation of current platform. </w:t>
            </w:r>
          </w:p>
          <w:p w14:paraId="744DC619" w14:textId="77777777"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 xml:space="preserve">Support/enhance the overall improvement of the existing data platform. </w:t>
            </w:r>
          </w:p>
          <w:p w14:paraId="66B595AE" w14:textId="36B4FD16"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Improve data quality, data governance and operational standards</w:t>
            </w:r>
            <w:r w:rsidR="00453773" w:rsidRPr="00FD0966">
              <w:rPr>
                <w:rFonts w:ascii="Arial" w:hAnsi="Arial" w:cs="Arial"/>
                <w:color w:val="000000"/>
                <w:position w:val="-1"/>
                <w:sz w:val="21"/>
                <w:szCs w:val="21"/>
                <w:lang w:eastAsia="en-IN"/>
              </w:rPr>
              <w:t xml:space="preserve">, </w:t>
            </w:r>
            <w:r w:rsidR="00BA4A0C" w:rsidRPr="00FD0966">
              <w:rPr>
                <w:rFonts w:ascii="Arial" w:hAnsi="Arial" w:cs="Arial"/>
                <w:color w:val="000000"/>
                <w:position w:val="-1"/>
                <w:sz w:val="21"/>
                <w:szCs w:val="21"/>
                <w:lang w:eastAsia="en-IN"/>
              </w:rPr>
              <w:t>design and define monitoring and data integrity and data stewardship capabilities</w:t>
            </w:r>
          </w:p>
        </w:tc>
      </w:tr>
      <w:tr w:rsidR="00D24AF2" w:rsidRPr="00FD0966" w14:paraId="6B949504" w14:textId="77777777" w:rsidTr="006C6378">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275" w:type="dxa"/>
          </w:tcPr>
          <w:p w14:paraId="213B34A2" w14:textId="77777777" w:rsidR="00D24AF2" w:rsidRPr="00FD0966" w:rsidRDefault="00D24AF2" w:rsidP="006C6378">
            <w:pPr>
              <w:spacing w:before="100" w:beforeAutospacing="1" w:after="100" w:afterAutospacing="1"/>
              <w:jc w:val="center"/>
              <w:textAlignment w:val="baseline"/>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QA Lead/ Architect</w:t>
            </w:r>
          </w:p>
        </w:tc>
        <w:tc>
          <w:tcPr>
            <w:tcW w:w="7222" w:type="dxa"/>
          </w:tcPr>
          <w:p w14:paraId="775EF627" w14:textId="46D0E623"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 xml:space="preserve">Responsible for defining the validation approach for the </w:t>
            </w:r>
            <w:r w:rsidR="002C0448" w:rsidRPr="00FD0966">
              <w:rPr>
                <w:rFonts w:ascii="Arial" w:hAnsi="Arial" w:cs="Arial"/>
                <w:color w:val="000000"/>
                <w:position w:val="-1"/>
                <w:sz w:val="21"/>
                <w:szCs w:val="21"/>
                <w:lang w:eastAsia="en-IN"/>
              </w:rPr>
              <w:t>I</w:t>
            </w:r>
            <w:r w:rsidR="00044672" w:rsidRPr="00FD0966">
              <w:rPr>
                <w:rFonts w:ascii="Arial" w:hAnsi="Arial" w:cs="Arial"/>
                <w:color w:val="000000"/>
                <w:position w:val="-1"/>
                <w:sz w:val="21"/>
                <w:szCs w:val="21"/>
                <w:lang w:eastAsia="en-IN"/>
              </w:rPr>
              <w:t>nsight Center</w:t>
            </w:r>
            <w:r w:rsidR="002C0448" w:rsidRPr="00FD0966">
              <w:rPr>
                <w:rFonts w:ascii="Arial" w:hAnsi="Arial" w:cs="Arial"/>
                <w:color w:val="000000"/>
                <w:position w:val="-1"/>
                <w:sz w:val="21"/>
                <w:szCs w:val="21"/>
                <w:lang w:eastAsia="en-IN"/>
              </w:rPr>
              <w:t xml:space="preserve">, </w:t>
            </w:r>
            <w:r w:rsidR="00044672" w:rsidRPr="00FD0966">
              <w:rPr>
                <w:rFonts w:ascii="Arial" w:hAnsi="Arial" w:cs="Arial"/>
                <w:color w:val="000000"/>
                <w:position w:val="-1"/>
                <w:sz w:val="21"/>
                <w:szCs w:val="21"/>
                <w:lang w:eastAsia="en-IN"/>
              </w:rPr>
              <w:t>its components</w:t>
            </w:r>
            <w:r w:rsidR="002C0448" w:rsidRPr="00FD0966">
              <w:rPr>
                <w:rFonts w:ascii="Arial" w:hAnsi="Arial" w:cs="Arial"/>
                <w:color w:val="000000"/>
                <w:position w:val="-1"/>
                <w:sz w:val="21"/>
                <w:szCs w:val="21"/>
                <w:lang w:eastAsia="en-IN"/>
              </w:rPr>
              <w:t xml:space="preserve"> and data</w:t>
            </w:r>
            <w:r w:rsidR="00597361" w:rsidRPr="00FD0966">
              <w:rPr>
                <w:rFonts w:ascii="Arial" w:hAnsi="Arial" w:cs="Arial"/>
                <w:color w:val="000000"/>
                <w:position w:val="-1"/>
                <w:sz w:val="21"/>
                <w:szCs w:val="21"/>
                <w:lang w:eastAsia="en-IN"/>
              </w:rPr>
              <w:t xml:space="preserve"> in alignment with Takeda QA lead</w:t>
            </w:r>
            <w:r w:rsidRPr="00FD0966">
              <w:rPr>
                <w:rFonts w:ascii="Arial" w:hAnsi="Arial" w:cs="Arial"/>
                <w:color w:val="000000"/>
                <w:position w:val="-1"/>
                <w:sz w:val="21"/>
                <w:szCs w:val="21"/>
                <w:lang w:eastAsia="en-IN"/>
              </w:rPr>
              <w:t xml:space="preserve"> including data accuracy and completeness, record counts, and data integrity</w:t>
            </w:r>
          </w:p>
          <w:p w14:paraId="11162511" w14:textId="5719B277"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Responsible for creating test plan</w:t>
            </w:r>
            <w:r w:rsidR="00AB1FE0" w:rsidRPr="00FD0966">
              <w:rPr>
                <w:rFonts w:ascii="Arial" w:hAnsi="Arial" w:cs="Arial"/>
                <w:color w:val="000000"/>
                <w:position w:val="-1"/>
                <w:sz w:val="21"/>
                <w:szCs w:val="21"/>
                <w:lang w:eastAsia="en-IN"/>
              </w:rPr>
              <w:t xml:space="preserve">, </w:t>
            </w:r>
            <w:r w:rsidRPr="00FD0966">
              <w:rPr>
                <w:rFonts w:ascii="Arial" w:hAnsi="Arial" w:cs="Arial"/>
                <w:color w:val="000000"/>
                <w:position w:val="-1"/>
                <w:sz w:val="21"/>
                <w:szCs w:val="21"/>
                <w:lang w:eastAsia="en-IN"/>
              </w:rPr>
              <w:t xml:space="preserve">test strategy </w:t>
            </w:r>
            <w:r w:rsidR="00AB1FE0" w:rsidRPr="00FD0966">
              <w:rPr>
                <w:rFonts w:ascii="Arial" w:hAnsi="Arial" w:cs="Arial"/>
                <w:color w:val="000000"/>
                <w:position w:val="-1"/>
                <w:sz w:val="21"/>
                <w:szCs w:val="21"/>
                <w:lang w:eastAsia="en-IN"/>
              </w:rPr>
              <w:t xml:space="preserve">and </w:t>
            </w:r>
            <w:r w:rsidR="00551C8D" w:rsidRPr="00FD0966">
              <w:rPr>
                <w:rFonts w:ascii="Arial" w:hAnsi="Arial" w:cs="Arial"/>
                <w:color w:val="000000"/>
                <w:position w:val="-1"/>
                <w:sz w:val="21"/>
                <w:szCs w:val="21"/>
                <w:lang w:eastAsia="en-IN"/>
              </w:rPr>
              <w:t xml:space="preserve">tooling integration &amp; automation </w:t>
            </w:r>
            <w:r w:rsidRPr="00FD0966">
              <w:rPr>
                <w:rFonts w:ascii="Arial" w:hAnsi="Arial" w:cs="Arial"/>
                <w:color w:val="000000"/>
                <w:position w:val="-1"/>
                <w:sz w:val="21"/>
                <w:szCs w:val="21"/>
                <w:lang w:eastAsia="en-IN"/>
              </w:rPr>
              <w:t>for the overall program covering the functional and integration touch points</w:t>
            </w:r>
          </w:p>
          <w:p w14:paraId="1998AA0F" w14:textId="45DFF1D1"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 xml:space="preserve">Responsible for ensuring test coverage for all the functional and integration touch </w:t>
            </w:r>
            <w:r w:rsidR="009718F6" w:rsidRPr="00FD0966">
              <w:rPr>
                <w:rFonts w:ascii="Arial" w:hAnsi="Arial" w:cs="Arial"/>
                <w:color w:val="000000"/>
                <w:position w:val="-1"/>
                <w:sz w:val="21"/>
                <w:szCs w:val="21"/>
                <w:lang w:eastAsia="en-IN"/>
              </w:rPr>
              <w:t>points.</w:t>
            </w:r>
            <w:r w:rsidRPr="00FD0966">
              <w:rPr>
                <w:rFonts w:ascii="Arial" w:hAnsi="Arial" w:cs="Arial"/>
                <w:color w:val="000000"/>
                <w:position w:val="-1"/>
                <w:sz w:val="21"/>
                <w:szCs w:val="21"/>
                <w:lang w:eastAsia="en-IN"/>
              </w:rPr>
              <w:t xml:space="preserve"> </w:t>
            </w:r>
          </w:p>
          <w:p w14:paraId="10C0D3B9" w14:textId="379735A9"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 xml:space="preserve">Responsible for monitoring UAT Defects and collaborating with product manager during defect triage </w:t>
            </w:r>
            <w:r w:rsidR="009718F6" w:rsidRPr="00FD0966">
              <w:rPr>
                <w:rFonts w:ascii="Arial" w:hAnsi="Arial" w:cs="Arial"/>
                <w:color w:val="000000"/>
                <w:position w:val="-1"/>
                <w:sz w:val="21"/>
                <w:szCs w:val="21"/>
                <w:lang w:eastAsia="en-IN"/>
              </w:rPr>
              <w:t>calls.</w:t>
            </w:r>
            <w:r w:rsidRPr="00FD0966">
              <w:rPr>
                <w:rFonts w:ascii="Arial" w:hAnsi="Arial" w:cs="Arial"/>
                <w:color w:val="000000"/>
                <w:position w:val="-1"/>
                <w:sz w:val="21"/>
                <w:szCs w:val="21"/>
                <w:lang w:eastAsia="en-IN"/>
              </w:rPr>
              <w:t xml:space="preserve">  </w:t>
            </w:r>
          </w:p>
          <w:p w14:paraId="5087249E" w14:textId="78738C45" w:rsidR="00D24AF2" w:rsidRPr="00FD0966" w:rsidRDefault="00D24AF2" w:rsidP="006C6378">
            <w:pPr>
              <w:numPr>
                <w:ilvl w:val="0"/>
                <w:numId w:val="13"/>
              </w:numPr>
              <w:tabs>
                <w:tab w:val="clear" w:pos="720"/>
              </w:tabs>
              <w:spacing w:before="100" w:beforeAutospacing="1" w:after="100" w:afterAutospacing="1"/>
              <w:ind w:left="405"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 xml:space="preserve">Responsible for identifying the issues and ensuring the proper governance is put across the defect lifecycle and closure of all issues </w:t>
            </w:r>
          </w:p>
        </w:tc>
      </w:tr>
    </w:tbl>
    <w:p w14:paraId="2D6EEB6C" w14:textId="751C7BB3" w:rsidR="00D24AF2" w:rsidRDefault="00D24AF2" w:rsidP="00376891">
      <w:pPr>
        <w:rPr>
          <w:rFonts w:ascii="Arial" w:hAnsi="Arial" w:cs="Arial"/>
          <w:sz w:val="21"/>
          <w:szCs w:val="21"/>
        </w:rPr>
      </w:pPr>
    </w:p>
    <w:p w14:paraId="43B7A972" w14:textId="77777777" w:rsidR="0029313D" w:rsidRPr="00FD0966" w:rsidRDefault="0029313D" w:rsidP="0029313D">
      <w:pPr>
        <w:rPr>
          <w:rFonts w:ascii="Arial" w:hAnsi="Arial" w:cs="Arial"/>
          <w:b/>
          <w:bCs/>
          <w:sz w:val="21"/>
          <w:szCs w:val="21"/>
        </w:rPr>
      </w:pPr>
      <w:r w:rsidRPr="00FD0966">
        <w:rPr>
          <w:rFonts w:ascii="Arial" w:hAnsi="Arial" w:cs="Arial"/>
          <w:b/>
          <w:bCs/>
          <w:sz w:val="21"/>
          <w:szCs w:val="21"/>
        </w:rPr>
        <w:t>Discovery Team</w:t>
      </w:r>
    </w:p>
    <w:tbl>
      <w:tblPr>
        <w:tblStyle w:val="PlainTable2"/>
        <w:tblW w:w="0" w:type="auto"/>
        <w:tblLook w:val="04A0" w:firstRow="1" w:lastRow="0" w:firstColumn="1" w:lastColumn="0" w:noHBand="0" w:noVBand="1"/>
      </w:tblPr>
      <w:tblGrid>
        <w:gridCol w:w="1389"/>
        <w:gridCol w:w="7108"/>
      </w:tblGrid>
      <w:tr w:rsidR="0029313D" w:rsidRPr="00FD0966" w14:paraId="0A23E1C3" w14:textId="77777777" w:rsidTr="00087B13">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389" w:type="dxa"/>
            <w:hideMark/>
          </w:tcPr>
          <w:p w14:paraId="77EC5BE5" w14:textId="77777777" w:rsidR="0029313D" w:rsidRPr="00FD0966" w:rsidRDefault="0029313D" w:rsidP="00087B13">
            <w:pPr>
              <w:spacing w:before="100" w:beforeAutospacing="1" w:after="100" w:afterAutospacing="1"/>
              <w:jc w:val="center"/>
              <w:textAlignment w:val="baseline"/>
              <w:rPr>
                <w:rFonts w:ascii="Arial" w:hAnsi="Arial" w:cs="Arial"/>
                <w:b w:val="0"/>
                <w:bCs w:val="0"/>
                <w:sz w:val="21"/>
                <w:szCs w:val="21"/>
                <w:lang w:eastAsia="en-IN"/>
              </w:rPr>
            </w:pPr>
            <w:r w:rsidRPr="00FD0966">
              <w:rPr>
                <w:rFonts w:ascii="Arial" w:hAnsi="Arial" w:cs="Arial"/>
                <w:position w:val="-1"/>
                <w:sz w:val="21"/>
                <w:szCs w:val="21"/>
                <w:lang w:eastAsia="en-IN"/>
              </w:rPr>
              <w:t>Role</w:t>
            </w:r>
            <w:r w:rsidRPr="00FD0966">
              <w:rPr>
                <w:rFonts w:ascii="Arial" w:hAnsi="Arial" w:cs="Arial"/>
                <w:sz w:val="21"/>
                <w:szCs w:val="21"/>
                <w:lang w:eastAsia="en-IN"/>
              </w:rPr>
              <w:t>​</w:t>
            </w:r>
          </w:p>
        </w:tc>
        <w:tc>
          <w:tcPr>
            <w:tcW w:w="7108" w:type="dxa"/>
            <w:hideMark/>
          </w:tcPr>
          <w:p w14:paraId="418E4618" w14:textId="77777777" w:rsidR="0029313D" w:rsidRPr="00FD0966" w:rsidRDefault="0029313D" w:rsidP="00087B13">
            <w:pPr>
              <w:spacing w:before="100" w:beforeAutospacing="1" w:after="100" w:afterAutospacing="1"/>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1"/>
                <w:szCs w:val="21"/>
                <w:lang w:eastAsia="en-IN"/>
              </w:rPr>
            </w:pPr>
            <w:r w:rsidRPr="00FD0966">
              <w:rPr>
                <w:rFonts w:ascii="Arial" w:hAnsi="Arial" w:cs="Arial"/>
                <w:position w:val="-1"/>
                <w:sz w:val="21"/>
                <w:szCs w:val="21"/>
                <w:lang w:eastAsia="en-IN"/>
              </w:rPr>
              <w:t>Responsibilities</w:t>
            </w:r>
            <w:r w:rsidRPr="00FD0966">
              <w:rPr>
                <w:rFonts w:ascii="Arial" w:hAnsi="Arial" w:cs="Arial"/>
                <w:sz w:val="21"/>
                <w:szCs w:val="21"/>
                <w:lang w:eastAsia="en-IN"/>
              </w:rPr>
              <w:t>​</w:t>
            </w:r>
          </w:p>
        </w:tc>
      </w:tr>
      <w:tr w:rsidR="0029313D" w:rsidRPr="00FD0966" w14:paraId="22D1A0FC" w14:textId="77777777" w:rsidTr="00087B13">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389" w:type="dxa"/>
            <w:hideMark/>
          </w:tcPr>
          <w:p w14:paraId="1D989D8E" w14:textId="77777777" w:rsidR="0029313D" w:rsidRPr="00395CB9" w:rsidRDefault="0029313D" w:rsidP="00087B13">
            <w:pPr>
              <w:spacing w:before="100" w:beforeAutospacing="1" w:after="100" w:afterAutospacing="1"/>
              <w:jc w:val="center"/>
              <w:textAlignment w:val="baseline"/>
              <w:rPr>
                <w:rFonts w:ascii="Arial" w:hAnsi="Arial" w:cs="Arial"/>
                <w:color w:val="000000"/>
                <w:sz w:val="21"/>
                <w:szCs w:val="21"/>
                <w:lang w:val="it-CH" w:eastAsia="en-IN"/>
              </w:rPr>
            </w:pPr>
            <w:r w:rsidRPr="00395CB9">
              <w:rPr>
                <w:rFonts w:ascii="Arial" w:hAnsi="Arial" w:cs="Arial"/>
                <w:color w:val="000000"/>
                <w:position w:val="-1"/>
                <w:sz w:val="21"/>
                <w:szCs w:val="21"/>
                <w:lang w:val="it-CH" w:eastAsia="en-IN"/>
              </w:rPr>
              <w:t>Proxy PO/ PO Buddy/ BA</w:t>
            </w:r>
          </w:p>
        </w:tc>
        <w:tc>
          <w:tcPr>
            <w:tcW w:w="7108" w:type="dxa"/>
            <w:hideMark/>
          </w:tcPr>
          <w:p w14:paraId="02E10E68" w14:textId="77777777" w:rsidR="0029313D" w:rsidRPr="00FD0966" w:rsidRDefault="0029313D" w:rsidP="00087B13">
            <w:pPr>
              <w:numPr>
                <w:ilvl w:val="0"/>
                <w:numId w:val="10"/>
              </w:numPr>
              <w:spacing w:before="100" w:beforeAutospacing="1" w:after="100" w:afterAutospacing="1"/>
              <w:ind w:left="427"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Work as a bridge between business and IT to understand program goals and prioritize engineering activities</w:t>
            </w:r>
            <w:r w:rsidRPr="00FD0966">
              <w:rPr>
                <w:rFonts w:ascii="Arial" w:hAnsi="Arial" w:cs="Arial"/>
                <w:color w:val="000000"/>
                <w:sz w:val="21"/>
                <w:szCs w:val="21"/>
                <w:lang w:eastAsia="en-IN"/>
              </w:rPr>
              <w:t>​, gather</w:t>
            </w:r>
            <w:r w:rsidRPr="00FD0966">
              <w:rPr>
                <w:rFonts w:ascii="Arial" w:hAnsi="Arial" w:cs="Arial"/>
                <w:color w:val="000000"/>
                <w:position w:val="-1"/>
                <w:sz w:val="21"/>
                <w:szCs w:val="21"/>
                <w:lang w:eastAsia="en-IN"/>
              </w:rPr>
              <w:t xml:space="preserve"> and document user functional and non-functional requirements.</w:t>
            </w:r>
          </w:p>
          <w:p w14:paraId="0EF259A4" w14:textId="77777777" w:rsidR="0029313D" w:rsidRPr="00FD0966" w:rsidRDefault="0029313D" w:rsidP="00087B13">
            <w:pPr>
              <w:numPr>
                <w:ilvl w:val="0"/>
                <w:numId w:val="10"/>
              </w:numPr>
              <w:spacing w:before="100" w:beforeAutospacing="1" w:after="100" w:afterAutospacing="1"/>
              <w:ind w:left="427"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Analyze current business / data logic and translates that into documentation for Product Owner and developers.</w:t>
            </w:r>
          </w:p>
          <w:p w14:paraId="0265A25B" w14:textId="77777777" w:rsidR="0029313D" w:rsidRPr="00FD0966" w:rsidRDefault="0029313D" w:rsidP="00087B13">
            <w:pPr>
              <w:numPr>
                <w:ilvl w:val="0"/>
                <w:numId w:val="10"/>
              </w:numPr>
              <w:spacing w:before="100" w:beforeAutospacing="1" w:after="100" w:afterAutospacing="1"/>
              <w:ind w:left="427"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Break down complex business stories into simple (INVEST*) user stories</w:t>
            </w:r>
            <w:r w:rsidRPr="00FD0966">
              <w:rPr>
                <w:rFonts w:ascii="Arial" w:hAnsi="Arial" w:cs="Arial"/>
                <w:color w:val="000000"/>
                <w:sz w:val="21"/>
                <w:szCs w:val="21"/>
                <w:lang w:eastAsia="en-IN"/>
              </w:rPr>
              <w:t>​</w:t>
            </w:r>
            <w:r w:rsidRPr="00FD0966">
              <w:rPr>
                <w:rFonts w:ascii="Arial" w:hAnsi="Arial" w:cs="Arial"/>
                <w:color w:val="000000"/>
                <w:position w:val="-1"/>
                <w:sz w:val="21"/>
                <w:szCs w:val="21"/>
                <w:lang w:eastAsia="en-IN"/>
              </w:rPr>
              <w:t>Work with Scrum Teams to clarify Product related queries.</w:t>
            </w:r>
          </w:p>
          <w:p w14:paraId="101222E7" w14:textId="77777777" w:rsidR="0029313D" w:rsidRPr="00FD0966" w:rsidRDefault="0029313D" w:rsidP="00087B13">
            <w:pPr>
              <w:numPr>
                <w:ilvl w:val="0"/>
                <w:numId w:val="10"/>
              </w:numPr>
              <w:spacing w:before="100" w:beforeAutospacing="1" w:after="100" w:afterAutospacing="1"/>
              <w:ind w:left="427" w:hanging="283"/>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sz w:val="21"/>
                <w:szCs w:val="21"/>
                <w:lang w:eastAsia="en-IN"/>
              </w:rPr>
            </w:pPr>
            <w:r w:rsidRPr="00FD0966">
              <w:rPr>
                <w:rFonts w:ascii="Arial" w:hAnsi="Arial" w:cs="Arial"/>
                <w:color w:val="000000"/>
                <w:position w:val="-1"/>
                <w:sz w:val="21"/>
                <w:szCs w:val="21"/>
                <w:lang w:eastAsia="en-IN"/>
              </w:rPr>
              <w:t>Support identification of data lineage and ensure data requirements are clearly documented, shared and understood by DDM/ MAF teams</w:t>
            </w:r>
          </w:p>
        </w:tc>
      </w:tr>
    </w:tbl>
    <w:p w14:paraId="147E1350" w14:textId="77777777" w:rsidR="0029313D" w:rsidRPr="00FD0966" w:rsidRDefault="0029313D" w:rsidP="00376891">
      <w:pPr>
        <w:rPr>
          <w:rFonts w:ascii="Arial" w:hAnsi="Arial" w:cs="Arial"/>
          <w:sz w:val="21"/>
          <w:szCs w:val="21"/>
        </w:rPr>
      </w:pPr>
    </w:p>
    <w:tbl>
      <w:tblPr>
        <w:tblStyle w:val="PlainTable2"/>
        <w:tblW w:w="0" w:type="auto"/>
        <w:tblLook w:val="04A0" w:firstRow="1" w:lastRow="0" w:firstColumn="1" w:lastColumn="0" w:noHBand="0" w:noVBand="1"/>
      </w:tblPr>
      <w:tblGrid>
        <w:gridCol w:w="1500"/>
        <w:gridCol w:w="7108"/>
      </w:tblGrid>
      <w:tr w:rsidR="0029313D" w:rsidRPr="00FD0966" w14:paraId="6B2CFF6D" w14:textId="77777777" w:rsidTr="0029313D">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500" w:type="dxa"/>
            <w:hideMark/>
          </w:tcPr>
          <w:p w14:paraId="291DB0FA" w14:textId="4003FFFE" w:rsidR="0029313D" w:rsidRPr="00FD0966" w:rsidRDefault="0029313D" w:rsidP="00087B13">
            <w:pPr>
              <w:spacing w:before="100" w:beforeAutospacing="1" w:after="100" w:afterAutospacing="1"/>
              <w:jc w:val="center"/>
              <w:textAlignment w:val="baseline"/>
              <w:rPr>
                <w:rFonts w:ascii="Arial" w:hAnsi="Arial" w:cs="Arial"/>
                <w:color w:val="000000"/>
                <w:sz w:val="21"/>
                <w:szCs w:val="21"/>
                <w:lang w:eastAsia="en-IN"/>
              </w:rPr>
            </w:pPr>
            <w:r w:rsidRPr="00FD0966">
              <w:rPr>
                <w:rFonts w:ascii="Arial" w:hAnsi="Arial" w:cs="Arial"/>
                <w:color w:val="000000"/>
                <w:position w:val="-1"/>
                <w:sz w:val="21"/>
                <w:szCs w:val="21"/>
                <w:lang w:eastAsia="en-IN"/>
              </w:rPr>
              <w:t>Scrum Master</w:t>
            </w:r>
            <w:r w:rsidRPr="00FD0966">
              <w:rPr>
                <w:rFonts w:ascii="Arial" w:hAnsi="Arial" w:cs="Arial"/>
                <w:color w:val="000000"/>
                <w:sz w:val="21"/>
                <w:szCs w:val="21"/>
                <w:lang w:eastAsia="en-IN"/>
              </w:rPr>
              <w:t>​</w:t>
            </w:r>
            <w:r>
              <w:rPr>
                <w:rFonts w:ascii="Arial" w:hAnsi="Arial" w:cs="Arial"/>
                <w:color w:val="000000"/>
                <w:sz w:val="21"/>
                <w:szCs w:val="21"/>
                <w:lang w:eastAsia="en-IN"/>
              </w:rPr>
              <w:t xml:space="preserve"> + Program Manager</w:t>
            </w:r>
          </w:p>
        </w:tc>
        <w:tc>
          <w:tcPr>
            <w:tcW w:w="7108" w:type="dxa"/>
            <w:hideMark/>
          </w:tcPr>
          <w:p w14:paraId="731B32DF" w14:textId="77777777" w:rsidR="0029313D" w:rsidRPr="00FD0966" w:rsidRDefault="0029313D" w:rsidP="00087B13">
            <w:pPr>
              <w:numPr>
                <w:ilvl w:val="0"/>
                <w:numId w:val="9"/>
              </w:numPr>
              <w:spacing w:before="100" w:beforeAutospacing="1" w:after="100" w:afterAutospacing="1"/>
              <w:ind w:left="427" w:hanging="283"/>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000000"/>
                <w:sz w:val="21"/>
                <w:szCs w:val="21"/>
                <w:lang w:eastAsia="en-IN"/>
              </w:rPr>
            </w:pPr>
            <w:r w:rsidRPr="00FD0966">
              <w:rPr>
                <w:rFonts w:ascii="Arial" w:hAnsi="Arial" w:cs="Arial"/>
                <w:color w:val="000000"/>
                <w:sz w:val="21"/>
                <w:szCs w:val="21"/>
                <w:lang w:eastAsia="en-IN"/>
              </w:rPr>
              <w:t>Define and run Scrum ceremonies.</w:t>
            </w:r>
          </w:p>
          <w:p w14:paraId="757B7CDC" w14:textId="77777777" w:rsidR="0029313D" w:rsidRPr="00FD0966" w:rsidRDefault="0029313D" w:rsidP="00087B13">
            <w:pPr>
              <w:numPr>
                <w:ilvl w:val="0"/>
                <w:numId w:val="9"/>
              </w:numPr>
              <w:spacing w:before="100" w:beforeAutospacing="1" w:after="100" w:afterAutospacing="1"/>
              <w:ind w:left="427" w:hanging="283"/>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000000"/>
                <w:sz w:val="21"/>
                <w:szCs w:val="21"/>
                <w:lang w:eastAsia="en-IN"/>
              </w:rPr>
            </w:pPr>
            <w:r w:rsidRPr="00FD0966">
              <w:rPr>
                <w:rFonts w:ascii="Arial" w:hAnsi="Arial" w:cs="Arial"/>
                <w:color w:val="000000"/>
                <w:position w:val="-1"/>
                <w:sz w:val="21"/>
                <w:szCs w:val="21"/>
                <w:lang w:eastAsia="en-IN"/>
              </w:rPr>
              <w:t>Responsible for Scrum team output; sprint-on-sprint based backlogs</w:t>
            </w:r>
            <w:r w:rsidRPr="00FD0966">
              <w:rPr>
                <w:rFonts w:ascii="Arial" w:hAnsi="Arial" w:cs="Arial"/>
                <w:color w:val="000000"/>
                <w:sz w:val="21"/>
                <w:szCs w:val="21"/>
                <w:lang w:eastAsia="en-IN"/>
              </w:rPr>
              <w:t>​.</w:t>
            </w:r>
          </w:p>
          <w:p w14:paraId="1D71FAD6" w14:textId="77777777" w:rsidR="0029313D" w:rsidRPr="00FD0966" w:rsidRDefault="0029313D" w:rsidP="00087B13">
            <w:pPr>
              <w:numPr>
                <w:ilvl w:val="0"/>
                <w:numId w:val="9"/>
              </w:numPr>
              <w:spacing w:before="100" w:beforeAutospacing="1" w:after="100" w:afterAutospacing="1"/>
              <w:ind w:left="427" w:hanging="283"/>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000000"/>
                <w:sz w:val="21"/>
                <w:szCs w:val="21"/>
                <w:lang w:eastAsia="en-IN"/>
              </w:rPr>
            </w:pPr>
            <w:r w:rsidRPr="00FD0966">
              <w:rPr>
                <w:rFonts w:ascii="Arial" w:hAnsi="Arial" w:cs="Arial"/>
                <w:color w:val="000000"/>
                <w:position w:val="-1"/>
                <w:sz w:val="21"/>
                <w:szCs w:val="21"/>
                <w:lang w:eastAsia="en-IN"/>
              </w:rPr>
              <w:t>Identify and manage dependencies</w:t>
            </w:r>
            <w:r w:rsidRPr="00FD0966">
              <w:rPr>
                <w:rFonts w:ascii="Arial" w:hAnsi="Arial" w:cs="Arial"/>
                <w:color w:val="000000"/>
                <w:sz w:val="21"/>
                <w:szCs w:val="21"/>
                <w:lang w:eastAsia="en-IN"/>
              </w:rPr>
              <w:t>​.</w:t>
            </w:r>
          </w:p>
          <w:p w14:paraId="38B0A169" w14:textId="77777777" w:rsidR="0029313D" w:rsidRPr="00FD0966" w:rsidRDefault="0029313D" w:rsidP="00087B13">
            <w:pPr>
              <w:numPr>
                <w:ilvl w:val="0"/>
                <w:numId w:val="9"/>
              </w:numPr>
              <w:spacing w:before="100" w:beforeAutospacing="1" w:after="100" w:afterAutospacing="1"/>
              <w:ind w:left="427" w:hanging="283"/>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000000"/>
                <w:sz w:val="21"/>
                <w:szCs w:val="21"/>
                <w:lang w:eastAsia="en-IN"/>
              </w:rPr>
            </w:pPr>
            <w:r w:rsidRPr="00FD0966">
              <w:rPr>
                <w:rFonts w:ascii="Arial" w:hAnsi="Arial" w:cs="Arial"/>
                <w:color w:val="000000"/>
                <w:position w:val="-1"/>
                <w:sz w:val="21"/>
                <w:szCs w:val="21"/>
                <w:lang w:eastAsia="en-IN"/>
              </w:rPr>
              <w:t xml:space="preserve">Raise risks, </w:t>
            </w:r>
            <w:proofErr w:type="gramStart"/>
            <w:r w:rsidRPr="00FD0966">
              <w:rPr>
                <w:rFonts w:ascii="Arial" w:hAnsi="Arial" w:cs="Arial"/>
                <w:color w:val="000000"/>
                <w:position w:val="-1"/>
                <w:sz w:val="21"/>
                <w:szCs w:val="21"/>
                <w:lang w:eastAsia="en-IN"/>
              </w:rPr>
              <w:t>issues</w:t>
            </w:r>
            <w:proofErr w:type="gramEnd"/>
            <w:r w:rsidRPr="00FD0966">
              <w:rPr>
                <w:rFonts w:ascii="Arial" w:hAnsi="Arial" w:cs="Arial"/>
                <w:color w:val="000000"/>
                <w:position w:val="-1"/>
                <w:sz w:val="21"/>
                <w:szCs w:val="21"/>
                <w:lang w:eastAsia="en-IN"/>
              </w:rPr>
              <w:t xml:space="preserve"> and ensure mitigations are in place</w:t>
            </w:r>
            <w:r w:rsidRPr="00FD0966">
              <w:rPr>
                <w:rFonts w:ascii="Arial" w:hAnsi="Arial" w:cs="Arial"/>
                <w:color w:val="000000"/>
                <w:sz w:val="21"/>
                <w:szCs w:val="21"/>
                <w:lang w:eastAsia="en-IN"/>
              </w:rPr>
              <w:t>​</w:t>
            </w:r>
          </w:p>
        </w:tc>
      </w:tr>
      <w:tr w:rsidR="0029313D" w:rsidRPr="00FD0966" w14:paraId="2CD11067" w14:textId="77777777" w:rsidTr="0029313D">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1500" w:type="dxa"/>
            <w:hideMark/>
          </w:tcPr>
          <w:p w14:paraId="384FE0F9" w14:textId="3A8DF9B8" w:rsidR="0029313D" w:rsidRPr="00FD0966" w:rsidRDefault="0029313D" w:rsidP="00087B13">
            <w:pPr>
              <w:spacing w:before="100" w:beforeAutospacing="1" w:after="100" w:afterAutospacing="1"/>
              <w:jc w:val="center"/>
              <w:textAlignment w:val="baseline"/>
              <w:rPr>
                <w:rFonts w:ascii="Arial" w:hAnsi="Arial" w:cs="Arial"/>
                <w:color w:val="000000"/>
                <w:sz w:val="21"/>
                <w:szCs w:val="21"/>
                <w:lang w:eastAsia="en-IN"/>
              </w:rPr>
            </w:pPr>
            <w:r w:rsidRPr="00FD0966">
              <w:rPr>
                <w:rFonts w:ascii="Arial" w:hAnsi="Arial" w:cs="Arial"/>
                <w:color w:val="000000"/>
                <w:position w:val="-1"/>
                <w:sz w:val="21"/>
                <w:szCs w:val="21"/>
                <w:lang w:eastAsia="en-IN"/>
              </w:rPr>
              <w:t xml:space="preserve">Data </w:t>
            </w:r>
            <w:r>
              <w:rPr>
                <w:rFonts w:ascii="Arial" w:hAnsi="Arial" w:cs="Arial"/>
                <w:color w:val="000000"/>
                <w:position w:val="-1"/>
                <w:sz w:val="21"/>
                <w:szCs w:val="21"/>
                <w:lang w:eastAsia="en-IN"/>
              </w:rPr>
              <w:t xml:space="preserve">Lead + </w:t>
            </w:r>
            <w:r w:rsidRPr="00FD0966">
              <w:rPr>
                <w:rFonts w:ascii="Arial" w:hAnsi="Arial" w:cs="Arial"/>
                <w:color w:val="000000"/>
                <w:position w:val="-1"/>
                <w:sz w:val="21"/>
                <w:szCs w:val="21"/>
                <w:lang w:eastAsia="en-IN"/>
              </w:rPr>
              <w:t>Engineers</w:t>
            </w:r>
            <w:r w:rsidRPr="00FD0966">
              <w:rPr>
                <w:rFonts w:ascii="Arial" w:hAnsi="Arial" w:cs="Arial"/>
                <w:color w:val="000000"/>
                <w:sz w:val="21"/>
                <w:szCs w:val="21"/>
                <w:lang w:eastAsia="en-IN"/>
              </w:rPr>
              <w:t>​</w:t>
            </w:r>
          </w:p>
        </w:tc>
        <w:tc>
          <w:tcPr>
            <w:tcW w:w="7108" w:type="dxa"/>
          </w:tcPr>
          <w:p w14:paraId="6B768B58" w14:textId="77777777" w:rsidR="0029313D" w:rsidRPr="00FD0966" w:rsidRDefault="0029313D" w:rsidP="00087B13">
            <w:pPr>
              <w:numPr>
                <w:ilvl w:val="0"/>
                <w:numId w:val="11"/>
              </w:numPr>
              <w:spacing w:before="100" w:beforeAutospacing="1" w:after="100" w:afterAutospacing="1"/>
              <w:ind w:left="492" w:hanging="284"/>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Pick up data from the Data Mart and then create any transformations that may be needed before it is presented to the front-end </w:t>
            </w:r>
          </w:p>
          <w:p w14:paraId="3DCC9579" w14:textId="77777777" w:rsidR="0029313D" w:rsidRPr="00FD0966" w:rsidRDefault="0029313D" w:rsidP="00087B13">
            <w:pPr>
              <w:numPr>
                <w:ilvl w:val="0"/>
                <w:numId w:val="11"/>
              </w:numPr>
              <w:spacing w:before="100" w:beforeAutospacing="1" w:after="100" w:afterAutospacing="1"/>
              <w:ind w:left="492" w:hanging="284"/>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Create and maintain optimal data pipeline architecture as per architecture design by Data Architect </w:t>
            </w:r>
          </w:p>
          <w:p w14:paraId="6C8F0903" w14:textId="77777777" w:rsidR="0029313D" w:rsidRPr="00FD0966" w:rsidRDefault="0029313D" w:rsidP="00087B13">
            <w:pPr>
              <w:numPr>
                <w:ilvl w:val="0"/>
                <w:numId w:val="11"/>
              </w:numPr>
              <w:spacing w:before="100" w:beforeAutospacing="1" w:after="100" w:afterAutospacing="1"/>
              <w:ind w:left="492" w:hanging="284"/>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Support the accuracy of data transformations and data verification.   </w:t>
            </w:r>
          </w:p>
          <w:p w14:paraId="4659B1EC" w14:textId="77777777" w:rsidR="0029313D" w:rsidRPr="00FD0966" w:rsidRDefault="0029313D" w:rsidP="00087B13">
            <w:pPr>
              <w:numPr>
                <w:ilvl w:val="0"/>
                <w:numId w:val="11"/>
              </w:numPr>
              <w:spacing w:before="100" w:beforeAutospacing="1" w:after="100" w:afterAutospacing="1"/>
              <w:ind w:left="492" w:hanging="284"/>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Ensure compliance with data governance and security policies. </w:t>
            </w:r>
          </w:p>
          <w:p w14:paraId="7A0B920F" w14:textId="77777777" w:rsidR="0029313D" w:rsidRPr="00FD0966" w:rsidRDefault="0029313D" w:rsidP="00087B13">
            <w:pPr>
              <w:numPr>
                <w:ilvl w:val="0"/>
                <w:numId w:val="11"/>
              </w:numPr>
              <w:spacing w:before="100" w:beforeAutospacing="1" w:after="100" w:afterAutospacing="1"/>
              <w:ind w:left="492" w:hanging="284"/>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Interpret trends and patterns, ensure scalability and encapsulation of transformations.</w:t>
            </w:r>
          </w:p>
          <w:p w14:paraId="28EF35CC" w14:textId="77777777" w:rsidR="0029313D" w:rsidRPr="00FD0966" w:rsidRDefault="0029313D" w:rsidP="00087B13">
            <w:pPr>
              <w:numPr>
                <w:ilvl w:val="0"/>
                <w:numId w:val="11"/>
              </w:numPr>
              <w:spacing w:before="100" w:beforeAutospacing="1" w:after="100" w:afterAutospacing="1"/>
              <w:ind w:left="492" w:hanging="284"/>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Support the accuracy of data transformations and data verification, explore ways to enhance data quality and reliability.</w:t>
            </w:r>
          </w:p>
          <w:p w14:paraId="7BEF9FC2" w14:textId="77777777" w:rsidR="0029313D" w:rsidRPr="00FD0966" w:rsidRDefault="0029313D" w:rsidP="00087B13">
            <w:pPr>
              <w:numPr>
                <w:ilvl w:val="0"/>
                <w:numId w:val="11"/>
              </w:numPr>
              <w:spacing w:before="100" w:beforeAutospacing="1" w:after="100" w:afterAutospacing="1"/>
              <w:ind w:left="492" w:hanging="284"/>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Ensure compliance with data governance and security policies.</w:t>
            </w:r>
          </w:p>
          <w:p w14:paraId="32D0CEB6" w14:textId="77777777" w:rsidR="0029313D" w:rsidRPr="00FD0966" w:rsidRDefault="0029313D" w:rsidP="00087B13">
            <w:pPr>
              <w:numPr>
                <w:ilvl w:val="0"/>
                <w:numId w:val="11"/>
              </w:numPr>
              <w:spacing w:before="100" w:beforeAutospacing="1" w:after="100" w:afterAutospacing="1"/>
              <w:ind w:left="492" w:hanging="284"/>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Ensure Data Lineage documentation according to Takeda standards</w:t>
            </w:r>
          </w:p>
          <w:p w14:paraId="0F96F210" w14:textId="77777777" w:rsidR="0029313D" w:rsidRPr="00FD0966" w:rsidRDefault="0029313D" w:rsidP="00087B13">
            <w:pPr>
              <w:numPr>
                <w:ilvl w:val="0"/>
                <w:numId w:val="11"/>
              </w:numPr>
              <w:spacing w:before="100" w:beforeAutospacing="1" w:after="100" w:afterAutospacing="1"/>
              <w:ind w:left="492" w:hanging="284"/>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 xml:space="preserve">Close alignment </w:t>
            </w:r>
            <w:r w:rsidRPr="00FD0966">
              <w:rPr>
                <w:rFonts w:ascii="Arial" w:hAnsi="Arial" w:cs="Arial"/>
                <w:position w:val="-1"/>
                <w:sz w:val="21"/>
                <w:szCs w:val="21"/>
                <w:lang w:eastAsia="en-IN"/>
              </w:rPr>
              <w:t>with DDM / MAF team on prioritization, timing, knowledge exchange</w:t>
            </w:r>
          </w:p>
        </w:tc>
      </w:tr>
      <w:tr w:rsidR="0029313D" w:rsidRPr="00FD0966" w14:paraId="540FF7F7" w14:textId="77777777" w:rsidTr="0029313D">
        <w:trPr>
          <w:trHeight w:val="437"/>
        </w:trPr>
        <w:tc>
          <w:tcPr>
            <w:cnfStyle w:val="001000000000" w:firstRow="0" w:lastRow="0" w:firstColumn="1" w:lastColumn="0" w:oddVBand="0" w:evenVBand="0" w:oddHBand="0" w:evenHBand="0" w:firstRowFirstColumn="0" w:firstRowLastColumn="0" w:lastRowFirstColumn="0" w:lastRowLastColumn="0"/>
            <w:tcW w:w="1500" w:type="dxa"/>
          </w:tcPr>
          <w:p w14:paraId="4117FCFD" w14:textId="77777777" w:rsidR="0029313D" w:rsidRPr="00FD0966" w:rsidRDefault="0029313D" w:rsidP="00087B13">
            <w:pPr>
              <w:spacing w:before="100" w:beforeAutospacing="1" w:after="100" w:afterAutospacing="1"/>
              <w:jc w:val="center"/>
              <w:textAlignment w:val="baseline"/>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Back-End Developer</w:t>
            </w:r>
          </w:p>
        </w:tc>
        <w:tc>
          <w:tcPr>
            <w:tcW w:w="7108" w:type="dxa"/>
            <w:vAlign w:val="bottom"/>
          </w:tcPr>
          <w:p w14:paraId="505155BE" w14:textId="77777777" w:rsidR="0029313D" w:rsidRPr="00FD0966" w:rsidRDefault="0029313D" w:rsidP="00087B13">
            <w:pPr>
              <w:numPr>
                <w:ilvl w:val="0"/>
                <w:numId w:val="11"/>
              </w:numPr>
              <w:spacing w:before="100" w:beforeAutospacing="1" w:after="100" w:afterAutospacing="1"/>
              <w:ind w:left="492" w:hanging="284"/>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Build backend components / services to deliver data to application frontend.</w:t>
            </w:r>
          </w:p>
          <w:p w14:paraId="5B534013" w14:textId="77777777" w:rsidR="0029313D" w:rsidRPr="00FD0966" w:rsidRDefault="0029313D" w:rsidP="00087B13">
            <w:pPr>
              <w:numPr>
                <w:ilvl w:val="0"/>
                <w:numId w:val="11"/>
              </w:numPr>
              <w:spacing w:before="100" w:beforeAutospacing="1" w:after="100" w:afterAutospacing="1"/>
              <w:ind w:left="492" w:hanging="284"/>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Ensure proper code level and project level documentation.</w:t>
            </w:r>
          </w:p>
          <w:p w14:paraId="23CE01E1" w14:textId="77777777" w:rsidR="0029313D" w:rsidRPr="00FD0966" w:rsidRDefault="0029313D" w:rsidP="00087B13">
            <w:pPr>
              <w:numPr>
                <w:ilvl w:val="0"/>
                <w:numId w:val="11"/>
              </w:numPr>
              <w:spacing w:before="100" w:beforeAutospacing="1" w:after="100" w:afterAutospacing="1"/>
              <w:ind w:left="492" w:hanging="284"/>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Define unit tests.</w:t>
            </w:r>
          </w:p>
          <w:p w14:paraId="312ADA93" w14:textId="77777777" w:rsidR="0029313D" w:rsidRPr="00FD0966" w:rsidRDefault="0029313D" w:rsidP="00087B13">
            <w:pPr>
              <w:numPr>
                <w:ilvl w:val="0"/>
                <w:numId w:val="11"/>
              </w:numPr>
              <w:spacing w:before="100" w:beforeAutospacing="1" w:after="100" w:afterAutospacing="1"/>
              <w:ind w:left="492" w:hanging="284"/>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 xml:space="preserve">Co-design and define API together with FE Developer/ Data Engineer ahead of time  </w:t>
            </w:r>
          </w:p>
        </w:tc>
      </w:tr>
      <w:tr w:rsidR="0029313D" w:rsidRPr="00FD0966" w14:paraId="56BC1114" w14:textId="77777777" w:rsidTr="0029313D">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500" w:type="dxa"/>
            <w:hideMark/>
          </w:tcPr>
          <w:p w14:paraId="03A8B246" w14:textId="77777777" w:rsidR="0029313D" w:rsidRPr="00FD0966" w:rsidRDefault="0029313D" w:rsidP="00087B13">
            <w:pPr>
              <w:spacing w:before="100" w:beforeAutospacing="1" w:after="100" w:afterAutospacing="1"/>
              <w:jc w:val="center"/>
              <w:textAlignment w:val="baseline"/>
              <w:rPr>
                <w:rFonts w:ascii="Arial" w:hAnsi="Arial" w:cs="Arial"/>
                <w:color w:val="000000"/>
                <w:sz w:val="21"/>
                <w:szCs w:val="21"/>
                <w:lang w:eastAsia="en-IN"/>
              </w:rPr>
            </w:pPr>
            <w:r w:rsidRPr="00FD0966">
              <w:rPr>
                <w:rFonts w:ascii="Arial" w:hAnsi="Arial" w:cs="Arial"/>
                <w:color w:val="000000"/>
                <w:position w:val="-1"/>
                <w:sz w:val="21"/>
                <w:szCs w:val="21"/>
                <w:lang w:eastAsia="en-IN"/>
              </w:rPr>
              <w:t>Tester/ Quality Engineers</w:t>
            </w:r>
            <w:r w:rsidRPr="00FD0966">
              <w:rPr>
                <w:rFonts w:ascii="Arial" w:hAnsi="Arial" w:cs="Arial"/>
                <w:color w:val="000000"/>
                <w:sz w:val="21"/>
                <w:szCs w:val="21"/>
                <w:lang w:eastAsia="en-IN"/>
              </w:rPr>
              <w:t>​</w:t>
            </w:r>
          </w:p>
        </w:tc>
        <w:tc>
          <w:tcPr>
            <w:tcW w:w="7108" w:type="dxa"/>
            <w:hideMark/>
          </w:tcPr>
          <w:p w14:paraId="79CBDE59" w14:textId="77777777" w:rsidR="0029313D" w:rsidRPr="00FD0966" w:rsidRDefault="0029313D" w:rsidP="00087B13">
            <w:pPr>
              <w:numPr>
                <w:ilvl w:val="0"/>
                <w:numId w:val="11"/>
              </w:numPr>
              <w:spacing w:before="100" w:beforeAutospacing="1" w:after="100" w:afterAutospacing="1"/>
              <w:ind w:left="492" w:hanging="284"/>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Responsible for writing and execution of Test cases​</w:t>
            </w:r>
          </w:p>
          <w:p w14:paraId="1D1E0202" w14:textId="77777777" w:rsidR="0029313D" w:rsidRPr="00FD0966" w:rsidRDefault="0029313D" w:rsidP="00087B13">
            <w:pPr>
              <w:numPr>
                <w:ilvl w:val="0"/>
                <w:numId w:val="11"/>
              </w:numPr>
              <w:spacing w:before="100" w:beforeAutospacing="1" w:after="100" w:afterAutospacing="1"/>
              <w:ind w:left="492" w:hanging="284"/>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Capture Test results and share it to relevant stakeholders​.</w:t>
            </w:r>
          </w:p>
          <w:p w14:paraId="233FBC01" w14:textId="77777777" w:rsidR="0029313D" w:rsidRPr="00FD0966" w:rsidRDefault="0029313D" w:rsidP="00087B13">
            <w:pPr>
              <w:numPr>
                <w:ilvl w:val="0"/>
                <w:numId w:val="11"/>
              </w:numPr>
              <w:spacing w:before="100" w:beforeAutospacing="1" w:after="100" w:afterAutospacing="1"/>
              <w:ind w:left="492" w:hanging="284"/>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Ensure deliverables are aligned with Product Backlog items​.</w:t>
            </w:r>
          </w:p>
          <w:p w14:paraId="5F1C2B75" w14:textId="77777777" w:rsidR="0029313D" w:rsidRPr="00FD0966" w:rsidRDefault="0029313D" w:rsidP="00087B13">
            <w:pPr>
              <w:numPr>
                <w:ilvl w:val="0"/>
                <w:numId w:val="11"/>
              </w:numPr>
              <w:spacing w:before="100" w:beforeAutospacing="1" w:after="100" w:afterAutospacing="1"/>
              <w:ind w:left="492" w:hanging="284"/>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color w:val="000000"/>
                <w:position w:val="-1"/>
                <w:sz w:val="21"/>
                <w:szCs w:val="21"/>
                <w:lang w:eastAsia="en-IN"/>
              </w:rPr>
            </w:pPr>
            <w:r w:rsidRPr="00FD0966">
              <w:rPr>
                <w:rFonts w:ascii="Arial" w:hAnsi="Arial" w:cs="Arial"/>
                <w:color w:val="000000"/>
                <w:position w:val="-1"/>
                <w:sz w:val="21"/>
                <w:szCs w:val="21"/>
                <w:lang w:eastAsia="en-IN"/>
              </w:rPr>
              <w:t>Responsible for automating based on test strategy</w:t>
            </w:r>
          </w:p>
        </w:tc>
      </w:tr>
    </w:tbl>
    <w:p w14:paraId="07E8037C" w14:textId="77777777" w:rsidR="0029313D" w:rsidRDefault="0029313D" w:rsidP="0029313D">
      <w:pPr>
        <w:rPr>
          <w:rFonts w:ascii="Arial" w:hAnsi="Arial" w:cs="Arial"/>
          <w:sz w:val="21"/>
          <w:szCs w:val="21"/>
        </w:rPr>
      </w:pPr>
    </w:p>
    <w:p w14:paraId="1CE822B0" w14:textId="3DF5C450" w:rsidR="00626434" w:rsidRPr="00626434" w:rsidRDefault="00626434" w:rsidP="00626434">
      <w:pPr>
        <w:pStyle w:val="Bulletlevel1"/>
        <w:numPr>
          <w:ilvl w:val="0"/>
          <w:numId w:val="0"/>
        </w:numPr>
        <w:spacing w:before="120"/>
        <w:rPr>
          <w:rFonts w:ascii="Arial" w:eastAsia="Times New Roman" w:hAnsi="Arial" w:cs="Arial"/>
          <w:b/>
          <w:bCs/>
          <w:sz w:val="21"/>
          <w:szCs w:val="21"/>
        </w:rPr>
      </w:pPr>
      <w:r>
        <w:rPr>
          <w:rFonts w:ascii="Arial" w:eastAsia="Times New Roman" w:hAnsi="Arial" w:cs="Arial"/>
          <w:b/>
          <w:bCs/>
          <w:sz w:val="21"/>
          <w:szCs w:val="21"/>
        </w:rPr>
        <w:t>AI Enabled Team</w:t>
      </w:r>
    </w:p>
    <w:tbl>
      <w:tblPr>
        <w:tblW w:w="950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65"/>
        <w:gridCol w:w="7435"/>
      </w:tblGrid>
      <w:tr w:rsidR="00626434" w:rsidRPr="003F584D" w14:paraId="0289EE5F" w14:textId="77777777" w:rsidTr="00405491">
        <w:trPr>
          <w:trHeight w:val="251"/>
          <w:tblCellSpacing w:w="0" w:type="dxa"/>
        </w:trPr>
        <w:tc>
          <w:tcPr>
            <w:tcW w:w="0" w:type="auto"/>
            <w:tcMar>
              <w:top w:w="15" w:type="dxa"/>
              <w:left w:w="15" w:type="dxa"/>
              <w:bottom w:w="15" w:type="dxa"/>
              <w:right w:w="15" w:type="dxa"/>
            </w:tcMar>
          </w:tcPr>
          <w:p w14:paraId="7EF5B6D5" w14:textId="77777777" w:rsidR="00626434" w:rsidRPr="003F584D" w:rsidRDefault="00626434" w:rsidP="00405491">
            <w:pPr>
              <w:rPr>
                <w:rFonts w:ascii="Arial" w:hAnsi="Arial" w:cs="Arial"/>
                <w:color w:val="000000"/>
                <w:sz w:val="21"/>
                <w:szCs w:val="21"/>
              </w:rPr>
            </w:pPr>
            <w:r w:rsidRPr="003F584D">
              <w:rPr>
                <w:rFonts w:ascii="Arial" w:hAnsi="Arial" w:cs="Arial"/>
                <w:b/>
                <w:bCs/>
                <w:sz w:val="21"/>
                <w:szCs w:val="21"/>
                <w:lang w:val="en-GB"/>
              </w:rPr>
              <w:t xml:space="preserve">Key Deliverable </w:t>
            </w:r>
          </w:p>
        </w:tc>
        <w:tc>
          <w:tcPr>
            <w:tcW w:w="0" w:type="auto"/>
            <w:tcMar>
              <w:top w:w="15" w:type="dxa"/>
              <w:left w:w="15" w:type="dxa"/>
              <w:bottom w:w="15" w:type="dxa"/>
              <w:right w:w="15" w:type="dxa"/>
            </w:tcMar>
          </w:tcPr>
          <w:p w14:paraId="3373F4FA" w14:textId="77777777" w:rsidR="00626434" w:rsidRPr="003F584D" w:rsidRDefault="00626434" w:rsidP="00405491">
            <w:pPr>
              <w:rPr>
                <w:rFonts w:ascii="Arial" w:hAnsi="Arial" w:cs="Arial"/>
                <w:color w:val="000000"/>
                <w:sz w:val="21"/>
                <w:szCs w:val="21"/>
              </w:rPr>
            </w:pPr>
            <w:r w:rsidRPr="003F584D">
              <w:rPr>
                <w:rFonts w:ascii="Arial" w:hAnsi="Arial" w:cs="Arial"/>
                <w:b/>
                <w:bCs/>
                <w:sz w:val="21"/>
                <w:szCs w:val="21"/>
                <w:lang w:val="en-GB"/>
              </w:rPr>
              <w:t>Outcome</w:t>
            </w:r>
          </w:p>
        </w:tc>
      </w:tr>
      <w:tr w:rsidR="00626434" w:rsidRPr="003F584D" w14:paraId="2843D0DE" w14:textId="77777777" w:rsidTr="00405491">
        <w:trPr>
          <w:trHeight w:val="990"/>
          <w:tblCellSpacing w:w="0" w:type="dxa"/>
        </w:trPr>
        <w:tc>
          <w:tcPr>
            <w:tcW w:w="0" w:type="auto"/>
            <w:tcMar>
              <w:top w:w="15" w:type="dxa"/>
              <w:left w:w="15" w:type="dxa"/>
              <w:bottom w:w="15" w:type="dxa"/>
              <w:right w:w="15" w:type="dxa"/>
            </w:tcMar>
            <w:vAlign w:val="center"/>
            <w:hideMark/>
          </w:tcPr>
          <w:p w14:paraId="008A53EF" w14:textId="77777777" w:rsidR="00626434" w:rsidRPr="003F584D" w:rsidRDefault="00626434" w:rsidP="00405491">
            <w:pPr>
              <w:jc w:val="center"/>
              <w:rPr>
                <w:rFonts w:ascii="Arial" w:hAnsi="Arial" w:cs="Arial"/>
                <w:b/>
                <w:bCs/>
                <w:color w:val="000000"/>
                <w:sz w:val="21"/>
                <w:szCs w:val="21"/>
              </w:rPr>
            </w:pPr>
            <w:r w:rsidRPr="003F584D">
              <w:rPr>
                <w:rFonts w:ascii="Arial" w:hAnsi="Arial" w:cs="Arial"/>
                <w:b/>
                <w:bCs/>
                <w:color w:val="000000"/>
                <w:sz w:val="21"/>
                <w:szCs w:val="21"/>
              </w:rPr>
              <w:t>AI Engineering Lead (Agentic Coding Lead)</w:t>
            </w:r>
          </w:p>
        </w:tc>
        <w:tc>
          <w:tcPr>
            <w:tcW w:w="0" w:type="auto"/>
            <w:tcMar>
              <w:top w:w="15" w:type="dxa"/>
              <w:left w:w="15" w:type="dxa"/>
              <w:bottom w:w="15" w:type="dxa"/>
              <w:right w:w="15" w:type="dxa"/>
            </w:tcMar>
            <w:vAlign w:val="center"/>
            <w:hideMark/>
          </w:tcPr>
          <w:p w14:paraId="55C2ABC0" w14:textId="77777777" w:rsidR="00626434" w:rsidRPr="003F584D" w:rsidRDefault="00626434" w:rsidP="00405491">
            <w:pPr>
              <w:rPr>
                <w:rFonts w:ascii="Arial" w:hAnsi="Arial" w:cs="Arial"/>
                <w:color w:val="000000"/>
                <w:sz w:val="21"/>
                <w:szCs w:val="21"/>
              </w:rPr>
            </w:pPr>
            <w:r w:rsidRPr="003F584D">
              <w:rPr>
                <w:rFonts w:ascii="Arial" w:hAnsi="Arial" w:cs="Arial"/>
                <w:color w:val="000000"/>
                <w:sz w:val="21"/>
                <w:szCs w:val="21"/>
              </w:rPr>
              <w:t>Drive adoption of agentic/vibe coding practices, define team standards for AI usage, establish prompting &amp; code review best practices, coach team on effective AI collaboration, ensure quality and consistency, monitor productivity &amp; KPIs, enforce governance and responsible AI usage</w:t>
            </w:r>
          </w:p>
        </w:tc>
      </w:tr>
      <w:tr w:rsidR="00626434" w:rsidRPr="003F584D" w14:paraId="76A01BE2" w14:textId="77777777" w:rsidTr="00405491">
        <w:trPr>
          <w:trHeight w:val="503"/>
          <w:tblCellSpacing w:w="0" w:type="dxa"/>
        </w:trPr>
        <w:tc>
          <w:tcPr>
            <w:tcW w:w="0" w:type="auto"/>
            <w:tcMar>
              <w:top w:w="15" w:type="dxa"/>
              <w:left w:w="15" w:type="dxa"/>
              <w:bottom w:w="15" w:type="dxa"/>
              <w:right w:w="15" w:type="dxa"/>
            </w:tcMar>
            <w:vAlign w:val="center"/>
            <w:hideMark/>
          </w:tcPr>
          <w:p w14:paraId="4CB09F80" w14:textId="77777777" w:rsidR="00626434" w:rsidRPr="003F584D" w:rsidRDefault="00626434" w:rsidP="00405491">
            <w:pPr>
              <w:jc w:val="center"/>
              <w:rPr>
                <w:rFonts w:ascii="Arial" w:hAnsi="Arial" w:cs="Arial"/>
                <w:b/>
                <w:bCs/>
                <w:color w:val="000000"/>
                <w:sz w:val="21"/>
                <w:szCs w:val="21"/>
              </w:rPr>
            </w:pPr>
            <w:r w:rsidRPr="003F584D">
              <w:rPr>
                <w:rFonts w:ascii="Arial" w:hAnsi="Arial" w:cs="Arial"/>
                <w:b/>
                <w:bCs/>
                <w:color w:val="000000"/>
                <w:sz w:val="21"/>
                <w:szCs w:val="21"/>
              </w:rPr>
              <w:t>AI Product Orchestrator</w:t>
            </w:r>
          </w:p>
        </w:tc>
        <w:tc>
          <w:tcPr>
            <w:tcW w:w="0" w:type="auto"/>
            <w:tcMar>
              <w:top w:w="15" w:type="dxa"/>
              <w:left w:w="15" w:type="dxa"/>
              <w:bottom w:w="15" w:type="dxa"/>
              <w:right w:w="15" w:type="dxa"/>
            </w:tcMar>
            <w:vAlign w:val="center"/>
            <w:hideMark/>
          </w:tcPr>
          <w:p w14:paraId="2EE3DCF3" w14:textId="77777777" w:rsidR="00626434" w:rsidRPr="003F584D" w:rsidRDefault="00626434" w:rsidP="00405491">
            <w:pPr>
              <w:rPr>
                <w:rFonts w:ascii="Arial" w:hAnsi="Arial" w:cs="Arial"/>
                <w:color w:val="000000"/>
                <w:sz w:val="21"/>
                <w:szCs w:val="21"/>
              </w:rPr>
            </w:pPr>
            <w:r w:rsidRPr="003F584D">
              <w:rPr>
                <w:rFonts w:ascii="Arial" w:hAnsi="Arial" w:cs="Arial"/>
                <w:color w:val="000000"/>
                <w:sz w:val="21"/>
                <w:szCs w:val="21"/>
              </w:rPr>
              <w:t>Frame problems clearly, prompt AI for requirements &amp; workflows, iterate on outputs with stakeholders, ensure business logic accuracy</w:t>
            </w:r>
          </w:p>
        </w:tc>
      </w:tr>
      <w:tr w:rsidR="00626434" w:rsidRPr="003F584D" w14:paraId="63230583" w14:textId="77777777" w:rsidTr="00405491">
        <w:trPr>
          <w:trHeight w:val="739"/>
          <w:tblCellSpacing w:w="0" w:type="dxa"/>
        </w:trPr>
        <w:tc>
          <w:tcPr>
            <w:tcW w:w="0" w:type="auto"/>
            <w:tcMar>
              <w:top w:w="15" w:type="dxa"/>
              <w:left w:w="15" w:type="dxa"/>
              <w:bottom w:w="15" w:type="dxa"/>
              <w:right w:w="15" w:type="dxa"/>
            </w:tcMar>
            <w:vAlign w:val="center"/>
            <w:hideMark/>
          </w:tcPr>
          <w:p w14:paraId="775AA37C" w14:textId="77777777" w:rsidR="00626434" w:rsidRPr="003F584D" w:rsidRDefault="00626434" w:rsidP="00405491">
            <w:pPr>
              <w:jc w:val="center"/>
              <w:rPr>
                <w:rFonts w:ascii="Arial" w:hAnsi="Arial" w:cs="Arial"/>
                <w:b/>
                <w:bCs/>
                <w:color w:val="000000"/>
                <w:sz w:val="21"/>
                <w:szCs w:val="21"/>
              </w:rPr>
            </w:pPr>
            <w:r w:rsidRPr="003F584D">
              <w:rPr>
                <w:rFonts w:ascii="Arial" w:hAnsi="Arial" w:cs="Arial"/>
                <w:b/>
                <w:bCs/>
                <w:color w:val="000000"/>
                <w:sz w:val="21"/>
                <w:szCs w:val="21"/>
              </w:rPr>
              <w:t>AI Pair Programmer / Code Curator</w:t>
            </w:r>
          </w:p>
        </w:tc>
        <w:tc>
          <w:tcPr>
            <w:tcW w:w="0" w:type="auto"/>
            <w:tcMar>
              <w:top w:w="15" w:type="dxa"/>
              <w:left w:w="15" w:type="dxa"/>
              <w:bottom w:w="15" w:type="dxa"/>
              <w:right w:w="15" w:type="dxa"/>
            </w:tcMar>
            <w:vAlign w:val="center"/>
            <w:hideMark/>
          </w:tcPr>
          <w:p w14:paraId="6B3ECBF2" w14:textId="77777777" w:rsidR="00626434" w:rsidRPr="003F584D" w:rsidRDefault="00626434" w:rsidP="00405491">
            <w:pPr>
              <w:rPr>
                <w:rFonts w:ascii="Arial" w:hAnsi="Arial" w:cs="Arial"/>
                <w:color w:val="000000"/>
                <w:sz w:val="21"/>
                <w:szCs w:val="21"/>
              </w:rPr>
            </w:pPr>
            <w:r w:rsidRPr="003F584D">
              <w:rPr>
                <w:rFonts w:ascii="Arial" w:hAnsi="Arial" w:cs="Arial"/>
                <w:color w:val="000000"/>
                <w:sz w:val="21"/>
                <w:szCs w:val="21"/>
              </w:rPr>
              <w:t>Decompose tasks for AI, prompt &amp; iterate on code generation, validate and refactor outputs, debug AI-generated code, ensure maintainability and integration</w:t>
            </w:r>
          </w:p>
        </w:tc>
      </w:tr>
      <w:tr w:rsidR="00626434" w:rsidRPr="003F584D" w14:paraId="71D62B90" w14:textId="77777777" w:rsidTr="00405491">
        <w:trPr>
          <w:trHeight w:val="739"/>
          <w:tblCellSpacing w:w="0" w:type="dxa"/>
        </w:trPr>
        <w:tc>
          <w:tcPr>
            <w:tcW w:w="0" w:type="auto"/>
            <w:tcMar>
              <w:top w:w="15" w:type="dxa"/>
              <w:left w:w="15" w:type="dxa"/>
              <w:bottom w:w="15" w:type="dxa"/>
              <w:right w:w="15" w:type="dxa"/>
            </w:tcMar>
            <w:vAlign w:val="center"/>
            <w:hideMark/>
          </w:tcPr>
          <w:p w14:paraId="51976382" w14:textId="77777777" w:rsidR="00626434" w:rsidRPr="003F584D" w:rsidRDefault="00626434" w:rsidP="00405491">
            <w:pPr>
              <w:jc w:val="center"/>
              <w:rPr>
                <w:rFonts w:ascii="Arial" w:hAnsi="Arial" w:cs="Arial"/>
                <w:b/>
                <w:bCs/>
                <w:color w:val="000000"/>
                <w:sz w:val="21"/>
                <w:szCs w:val="21"/>
              </w:rPr>
            </w:pPr>
            <w:r w:rsidRPr="003F584D">
              <w:rPr>
                <w:rFonts w:ascii="Arial" w:hAnsi="Arial" w:cs="Arial"/>
                <w:b/>
                <w:bCs/>
                <w:color w:val="000000"/>
                <w:sz w:val="21"/>
                <w:szCs w:val="21"/>
              </w:rPr>
              <w:t>AI Solution Architect</w:t>
            </w:r>
          </w:p>
        </w:tc>
        <w:tc>
          <w:tcPr>
            <w:tcW w:w="0" w:type="auto"/>
            <w:tcMar>
              <w:top w:w="15" w:type="dxa"/>
              <w:left w:w="15" w:type="dxa"/>
              <w:bottom w:w="15" w:type="dxa"/>
              <w:right w:w="15" w:type="dxa"/>
            </w:tcMar>
            <w:vAlign w:val="center"/>
            <w:hideMark/>
          </w:tcPr>
          <w:p w14:paraId="37D141CD" w14:textId="77777777" w:rsidR="00626434" w:rsidRPr="003F584D" w:rsidRDefault="00626434" w:rsidP="00405491">
            <w:pPr>
              <w:rPr>
                <w:rFonts w:ascii="Arial" w:hAnsi="Arial" w:cs="Arial"/>
                <w:color w:val="000000"/>
                <w:sz w:val="21"/>
                <w:szCs w:val="21"/>
              </w:rPr>
            </w:pPr>
            <w:r w:rsidRPr="003F584D">
              <w:rPr>
                <w:rFonts w:ascii="Arial" w:hAnsi="Arial" w:cs="Arial"/>
                <w:color w:val="000000"/>
                <w:sz w:val="21"/>
                <w:szCs w:val="21"/>
              </w:rPr>
              <w:t>Generate and compare architecture options, define system constraints &amp; guardrails, guide AI-driven design decisions, validate scalability and feasibility</w:t>
            </w:r>
          </w:p>
        </w:tc>
      </w:tr>
      <w:tr w:rsidR="00626434" w:rsidRPr="003F584D" w14:paraId="7E5AFE05" w14:textId="77777777" w:rsidTr="00405491">
        <w:trPr>
          <w:trHeight w:val="503"/>
          <w:tblCellSpacing w:w="0" w:type="dxa"/>
        </w:trPr>
        <w:tc>
          <w:tcPr>
            <w:tcW w:w="0" w:type="auto"/>
            <w:tcMar>
              <w:top w:w="15" w:type="dxa"/>
              <w:left w:w="15" w:type="dxa"/>
              <w:bottom w:w="15" w:type="dxa"/>
              <w:right w:w="15" w:type="dxa"/>
            </w:tcMar>
            <w:vAlign w:val="center"/>
            <w:hideMark/>
          </w:tcPr>
          <w:p w14:paraId="40522833" w14:textId="77777777" w:rsidR="00626434" w:rsidRPr="003F584D" w:rsidRDefault="00626434" w:rsidP="00405491">
            <w:pPr>
              <w:jc w:val="center"/>
              <w:rPr>
                <w:rFonts w:ascii="Arial" w:hAnsi="Arial" w:cs="Arial"/>
                <w:b/>
                <w:bCs/>
                <w:color w:val="000000"/>
                <w:sz w:val="21"/>
                <w:szCs w:val="21"/>
              </w:rPr>
            </w:pPr>
            <w:r w:rsidRPr="003F584D">
              <w:rPr>
                <w:rFonts w:ascii="Arial" w:hAnsi="Arial" w:cs="Arial"/>
                <w:b/>
                <w:bCs/>
                <w:color w:val="000000"/>
                <w:sz w:val="21"/>
                <w:szCs w:val="21"/>
              </w:rPr>
              <w:t>AI Test Orchestrator</w:t>
            </w:r>
          </w:p>
        </w:tc>
        <w:tc>
          <w:tcPr>
            <w:tcW w:w="0" w:type="auto"/>
            <w:tcMar>
              <w:top w:w="15" w:type="dxa"/>
              <w:left w:w="15" w:type="dxa"/>
              <w:bottom w:w="15" w:type="dxa"/>
              <w:right w:w="15" w:type="dxa"/>
            </w:tcMar>
            <w:vAlign w:val="center"/>
            <w:hideMark/>
          </w:tcPr>
          <w:p w14:paraId="2ADD1428" w14:textId="77777777" w:rsidR="00626434" w:rsidRPr="003F584D" w:rsidRDefault="00626434" w:rsidP="00405491">
            <w:pPr>
              <w:rPr>
                <w:rFonts w:ascii="Arial" w:hAnsi="Arial" w:cs="Arial"/>
                <w:color w:val="000000"/>
                <w:sz w:val="21"/>
                <w:szCs w:val="21"/>
              </w:rPr>
            </w:pPr>
            <w:r w:rsidRPr="003F584D">
              <w:rPr>
                <w:rFonts w:ascii="Arial" w:hAnsi="Arial" w:cs="Arial"/>
                <w:color w:val="000000"/>
                <w:sz w:val="21"/>
                <w:szCs w:val="21"/>
              </w:rPr>
              <w:t>Generate test cases via AI, expand edge cases, validate coverage, simulate real-world usage, ensure system reliability</w:t>
            </w:r>
          </w:p>
        </w:tc>
      </w:tr>
      <w:tr w:rsidR="00626434" w:rsidRPr="003F584D" w14:paraId="1AB3FF35" w14:textId="77777777" w:rsidTr="00405491">
        <w:trPr>
          <w:trHeight w:val="503"/>
          <w:tblCellSpacing w:w="0" w:type="dxa"/>
        </w:trPr>
        <w:tc>
          <w:tcPr>
            <w:tcW w:w="0" w:type="auto"/>
            <w:tcMar>
              <w:top w:w="15" w:type="dxa"/>
              <w:left w:w="15" w:type="dxa"/>
              <w:bottom w:w="15" w:type="dxa"/>
              <w:right w:w="15" w:type="dxa"/>
            </w:tcMar>
            <w:vAlign w:val="center"/>
            <w:hideMark/>
          </w:tcPr>
          <w:p w14:paraId="03D00E91" w14:textId="77777777" w:rsidR="00626434" w:rsidRPr="003F584D" w:rsidRDefault="00626434" w:rsidP="00405491">
            <w:pPr>
              <w:jc w:val="center"/>
              <w:rPr>
                <w:rFonts w:ascii="Arial" w:hAnsi="Arial" w:cs="Arial"/>
                <w:b/>
                <w:bCs/>
                <w:color w:val="000000"/>
                <w:sz w:val="21"/>
                <w:szCs w:val="21"/>
              </w:rPr>
            </w:pPr>
            <w:r w:rsidRPr="003F584D">
              <w:rPr>
                <w:rFonts w:ascii="Arial" w:hAnsi="Arial" w:cs="Arial"/>
                <w:b/>
                <w:bCs/>
                <w:color w:val="000000"/>
                <w:sz w:val="21"/>
                <w:szCs w:val="21"/>
              </w:rPr>
              <w:t>AI Experience Designer</w:t>
            </w:r>
          </w:p>
        </w:tc>
        <w:tc>
          <w:tcPr>
            <w:tcW w:w="0" w:type="auto"/>
            <w:tcMar>
              <w:top w:w="15" w:type="dxa"/>
              <w:left w:w="15" w:type="dxa"/>
              <w:bottom w:w="15" w:type="dxa"/>
              <w:right w:w="15" w:type="dxa"/>
            </w:tcMar>
            <w:vAlign w:val="center"/>
            <w:hideMark/>
          </w:tcPr>
          <w:p w14:paraId="5FCB70D2" w14:textId="77777777" w:rsidR="00626434" w:rsidRPr="003F584D" w:rsidRDefault="00626434" w:rsidP="00405491">
            <w:pPr>
              <w:rPr>
                <w:rFonts w:ascii="Arial" w:hAnsi="Arial" w:cs="Arial"/>
                <w:color w:val="000000"/>
                <w:sz w:val="21"/>
                <w:szCs w:val="21"/>
              </w:rPr>
            </w:pPr>
            <w:r w:rsidRPr="003F584D">
              <w:rPr>
                <w:rFonts w:ascii="Arial" w:hAnsi="Arial" w:cs="Arial"/>
                <w:color w:val="000000"/>
                <w:sz w:val="21"/>
                <w:szCs w:val="21"/>
              </w:rPr>
              <w:t>Generate design concepts and variations, provide structured prompts and constraints, validate usability, accessibility, and consistency</w:t>
            </w:r>
          </w:p>
        </w:tc>
      </w:tr>
      <w:tr w:rsidR="00626434" w:rsidRPr="003F584D" w14:paraId="49EDD656" w14:textId="77777777" w:rsidTr="00405491">
        <w:trPr>
          <w:trHeight w:val="487"/>
          <w:tblCellSpacing w:w="0" w:type="dxa"/>
        </w:trPr>
        <w:tc>
          <w:tcPr>
            <w:tcW w:w="0" w:type="auto"/>
            <w:tcMar>
              <w:top w:w="15" w:type="dxa"/>
              <w:left w:w="15" w:type="dxa"/>
              <w:bottom w:w="15" w:type="dxa"/>
              <w:right w:w="15" w:type="dxa"/>
            </w:tcMar>
            <w:vAlign w:val="center"/>
            <w:hideMark/>
          </w:tcPr>
          <w:p w14:paraId="065262B5" w14:textId="77777777" w:rsidR="00626434" w:rsidRPr="003F584D" w:rsidRDefault="00626434" w:rsidP="00405491">
            <w:pPr>
              <w:jc w:val="center"/>
              <w:rPr>
                <w:rFonts w:ascii="Arial" w:hAnsi="Arial" w:cs="Arial"/>
                <w:b/>
                <w:bCs/>
                <w:color w:val="000000"/>
                <w:sz w:val="21"/>
                <w:szCs w:val="21"/>
              </w:rPr>
            </w:pPr>
            <w:r w:rsidRPr="003F584D">
              <w:rPr>
                <w:rFonts w:ascii="Arial" w:hAnsi="Arial" w:cs="Arial"/>
                <w:b/>
                <w:bCs/>
                <w:color w:val="000000"/>
                <w:sz w:val="21"/>
                <w:szCs w:val="21"/>
              </w:rPr>
              <w:t>AI Delivery Steward</w:t>
            </w:r>
          </w:p>
        </w:tc>
        <w:tc>
          <w:tcPr>
            <w:tcW w:w="0" w:type="auto"/>
            <w:tcMar>
              <w:top w:w="15" w:type="dxa"/>
              <w:left w:w="15" w:type="dxa"/>
              <w:bottom w:w="15" w:type="dxa"/>
              <w:right w:w="15" w:type="dxa"/>
            </w:tcMar>
            <w:vAlign w:val="center"/>
            <w:hideMark/>
          </w:tcPr>
          <w:p w14:paraId="21A1740D" w14:textId="77777777" w:rsidR="00626434" w:rsidRPr="003F584D" w:rsidRDefault="00626434" w:rsidP="00405491">
            <w:pPr>
              <w:rPr>
                <w:rFonts w:ascii="Arial" w:hAnsi="Arial" w:cs="Arial"/>
                <w:color w:val="000000"/>
                <w:sz w:val="21"/>
                <w:szCs w:val="21"/>
              </w:rPr>
            </w:pPr>
            <w:r w:rsidRPr="003F584D">
              <w:rPr>
                <w:rFonts w:ascii="Arial" w:hAnsi="Arial" w:cs="Arial"/>
                <w:color w:val="000000"/>
                <w:sz w:val="21"/>
                <w:szCs w:val="21"/>
              </w:rPr>
              <w:t>Use AI for planning and tracking, monitor delivery progress, manage collaboration, track KPIs and outcomes</w:t>
            </w:r>
          </w:p>
        </w:tc>
      </w:tr>
      <w:tr w:rsidR="00626434" w:rsidRPr="003F584D" w14:paraId="301DC772" w14:textId="77777777" w:rsidTr="00405491">
        <w:trPr>
          <w:trHeight w:val="739"/>
          <w:tblCellSpacing w:w="0" w:type="dxa"/>
        </w:trPr>
        <w:tc>
          <w:tcPr>
            <w:tcW w:w="0" w:type="auto"/>
            <w:tcMar>
              <w:top w:w="15" w:type="dxa"/>
              <w:left w:w="15" w:type="dxa"/>
              <w:bottom w:w="15" w:type="dxa"/>
              <w:right w:w="15" w:type="dxa"/>
            </w:tcMar>
            <w:vAlign w:val="center"/>
            <w:hideMark/>
          </w:tcPr>
          <w:p w14:paraId="44448340" w14:textId="77777777" w:rsidR="00626434" w:rsidRPr="003F584D" w:rsidRDefault="00626434" w:rsidP="00405491">
            <w:pPr>
              <w:jc w:val="center"/>
              <w:rPr>
                <w:rFonts w:ascii="Arial" w:hAnsi="Arial" w:cs="Arial"/>
                <w:b/>
                <w:bCs/>
                <w:color w:val="000000"/>
                <w:sz w:val="21"/>
                <w:szCs w:val="21"/>
              </w:rPr>
            </w:pPr>
            <w:r w:rsidRPr="003F584D">
              <w:rPr>
                <w:rFonts w:ascii="Arial" w:hAnsi="Arial" w:cs="Arial"/>
                <w:b/>
                <w:bCs/>
                <w:color w:val="000000"/>
                <w:sz w:val="21"/>
                <w:szCs w:val="21"/>
              </w:rPr>
              <w:t>AI Ops &amp; Automation Specialist</w:t>
            </w:r>
          </w:p>
        </w:tc>
        <w:tc>
          <w:tcPr>
            <w:tcW w:w="0" w:type="auto"/>
            <w:tcMar>
              <w:top w:w="15" w:type="dxa"/>
              <w:left w:w="15" w:type="dxa"/>
              <w:bottom w:w="15" w:type="dxa"/>
              <w:right w:w="15" w:type="dxa"/>
            </w:tcMar>
            <w:vAlign w:val="center"/>
            <w:hideMark/>
          </w:tcPr>
          <w:p w14:paraId="136BF835" w14:textId="77777777" w:rsidR="00626434" w:rsidRPr="003F584D" w:rsidRDefault="00626434" w:rsidP="00405491">
            <w:pPr>
              <w:rPr>
                <w:rFonts w:ascii="Arial" w:hAnsi="Arial" w:cs="Arial"/>
                <w:color w:val="000000"/>
                <w:sz w:val="21"/>
                <w:szCs w:val="21"/>
              </w:rPr>
            </w:pPr>
            <w:r w:rsidRPr="003F584D">
              <w:rPr>
                <w:rFonts w:ascii="Arial" w:hAnsi="Arial" w:cs="Arial"/>
                <w:color w:val="000000"/>
                <w:sz w:val="21"/>
                <w:szCs w:val="21"/>
              </w:rPr>
              <w:t>Automate CI/CD pipelines, monitor systems using AI, manage AI governance, optimize performance and reliability</w:t>
            </w:r>
          </w:p>
        </w:tc>
      </w:tr>
      <w:tr w:rsidR="003F2C31" w:rsidRPr="003F584D" w14:paraId="6A2F1CC0" w14:textId="77777777" w:rsidTr="00405491">
        <w:trPr>
          <w:trHeight w:val="739"/>
          <w:tblCellSpacing w:w="0" w:type="dxa"/>
        </w:trPr>
        <w:tc>
          <w:tcPr>
            <w:tcW w:w="0" w:type="auto"/>
            <w:tcMar>
              <w:top w:w="15" w:type="dxa"/>
              <w:left w:w="15" w:type="dxa"/>
              <w:bottom w:w="15" w:type="dxa"/>
              <w:right w:w="15" w:type="dxa"/>
            </w:tcMar>
            <w:vAlign w:val="center"/>
          </w:tcPr>
          <w:p w14:paraId="0612DA65" w14:textId="31CFC10B" w:rsidR="003F2C31" w:rsidRPr="003F584D" w:rsidRDefault="003F2C31" w:rsidP="003F2C31">
            <w:pPr>
              <w:jc w:val="center"/>
              <w:rPr>
                <w:rFonts w:ascii="Arial" w:hAnsi="Arial" w:cs="Arial"/>
                <w:b/>
                <w:bCs/>
                <w:color w:val="000000"/>
                <w:sz w:val="21"/>
                <w:szCs w:val="21"/>
              </w:rPr>
            </w:pPr>
            <w:r w:rsidRPr="003F584D">
              <w:rPr>
                <w:rFonts w:ascii="Arial" w:hAnsi="Arial" w:cs="Arial"/>
                <w:b/>
                <w:bCs/>
                <w:color w:val="000000"/>
                <w:sz w:val="21"/>
                <w:szCs w:val="21"/>
              </w:rPr>
              <w:t xml:space="preserve">AI </w:t>
            </w:r>
            <w:r>
              <w:rPr>
                <w:rFonts w:ascii="Arial" w:hAnsi="Arial" w:cs="Arial"/>
                <w:b/>
                <w:bCs/>
                <w:color w:val="000000"/>
                <w:sz w:val="21"/>
                <w:szCs w:val="21"/>
              </w:rPr>
              <w:t>Data Specialist</w:t>
            </w:r>
          </w:p>
        </w:tc>
        <w:tc>
          <w:tcPr>
            <w:tcW w:w="0" w:type="auto"/>
            <w:tcMar>
              <w:top w:w="15" w:type="dxa"/>
              <w:left w:w="15" w:type="dxa"/>
              <w:bottom w:w="15" w:type="dxa"/>
              <w:right w:w="15" w:type="dxa"/>
            </w:tcMar>
            <w:vAlign w:val="center"/>
          </w:tcPr>
          <w:p w14:paraId="1C50FE0E" w14:textId="3B7BDEB0" w:rsidR="003F2C31" w:rsidRPr="003F584D" w:rsidRDefault="0096750F" w:rsidP="003F2C31">
            <w:pPr>
              <w:rPr>
                <w:rFonts w:ascii="Arial" w:hAnsi="Arial" w:cs="Arial"/>
                <w:color w:val="000000"/>
                <w:sz w:val="21"/>
                <w:szCs w:val="21"/>
              </w:rPr>
            </w:pPr>
            <w:r w:rsidRPr="00343E60">
              <w:rPr>
                <w:rFonts w:ascii="Arial" w:hAnsi="Arial" w:cs="Arial"/>
                <w:color w:val="000000"/>
                <w:sz w:val="21"/>
                <w:szCs w:val="21"/>
              </w:rPr>
              <w:t>An AI Data Specialist prepares, manages, and analyzes data to support AI and machine learning solutions.</w:t>
            </w:r>
            <w:r w:rsidRPr="00343E60">
              <w:rPr>
                <w:rFonts w:ascii="Arial" w:hAnsi="Arial" w:cs="Arial"/>
                <w:color w:val="000000"/>
                <w:sz w:val="21"/>
                <w:szCs w:val="21"/>
              </w:rPr>
              <w:br/>
              <w:t>They ensure data quality, build datasets, and help transform raw data into reliable insights for AI models.</w:t>
            </w:r>
          </w:p>
        </w:tc>
      </w:tr>
      <w:tr w:rsidR="003F2C31" w:rsidRPr="003F584D" w14:paraId="60C56FAB" w14:textId="77777777" w:rsidTr="00405491">
        <w:trPr>
          <w:trHeight w:val="739"/>
          <w:tblCellSpacing w:w="0" w:type="dxa"/>
        </w:trPr>
        <w:tc>
          <w:tcPr>
            <w:tcW w:w="0" w:type="auto"/>
            <w:tcMar>
              <w:top w:w="15" w:type="dxa"/>
              <w:left w:w="15" w:type="dxa"/>
              <w:bottom w:w="15" w:type="dxa"/>
              <w:right w:w="15" w:type="dxa"/>
            </w:tcMar>
            <w:vAlign w:val="center"/>
          </w:tcPr>
          <w:p w14:paraId="7CD3B3FC" w14:textId="1DE03591" w:rsidR="003F2C31" w:rsidRPr="003F584D" w:rsidRDefault="003F2C31" w:rsidP="003F2C31">
            <w:pPr>
              <w:jc w:val="center"/>
              <w:rPr>
                <w:rFonts w:ascii="Arial" w:hAnsi="Arial" w:cs="Arial"/>
                <w:b/>
                <w:bCs/>
                <w:color w:val="000000"/>
                <w:sz w:val="21"/>
                <w:szCs w:val="21"/>
              </w:rPr>
            </w:pPr>
            <w:r>
              <w:rPr>
                <w:rFonts w:ascii="Arial" w:hAnsi="Arial" w:cs="Arial"/>
                <w:b/>
                <w:bCs/>
                <w:color w:val="000000"/>
                <w:sz w:val="21"/>
                <w:szCs w:val="21"/>
              </w:rPr>
              <w:t xml:space="preserve">AI Data </w:t>
            </w:r>
            <w:r w:rsidR="00343E60">
              <w:rPr>
                <w:rFonts w:ascii="Arial" w:hAnsi="Arial" w:cs="Arial"/>
                <w:b/>
                <w:bCs/>
                <w:color w:val="000000"/>
                <w:sz w:val="21"/>
                <w:szCs w:val="21"/>
              </w:rPr>
              <w:t>Modeler</w:t>
            </w:r>
          </w:p>
        </w:tc>
        <w:tc>
          <w:tcPr>
            <w:tcW w:w="0" w:type="auto"/>
            <w:tcMar>
              <w:top w:w="15" w:type="dxa"/>
              <w:left w:w="15" w:type="dxa"/>
              <w:bottom w:w="15" w:type="dxa"/>
              <w:right w:w="15" w:type="dxa"/>
            </w:tcMar>
            <w:vAlign w:val="center"/>
          </w:tcPr>
          <w:p w14:paraId="60ACD071" w14:textId="1AB155BB" w:rsidR="003F2C31" w:rsidRPr="003F584D" w:rsidRDefault="00343E60" w:rsidP="003F2C31">
            <w:pPr>
              <w:rPr>
                <w:rFonts w:ascii="Arial" w:hAnsi="Arial" w:cs="Arial"/>
                <w:color w:val="000000"/>
                <w:sz w:val="21"/>
                <w:szCs w:val="21"/>
              </w:rPr>
            </w:pPr>
            <w:r w:rsidRPr="00343E60">
              <w:rPr>
                <w:rFonts w:ascii="Arial" w:hAnsi="Arial" w:cs="Arial"/>
                <w:color w:val="000000"/>
                <w:sz w:val="21"/>
                <w:szCs w:val="21"/>
              </w:rPr>
              <w:t>An AI Data Modeler designs and structures data models that support AI, analytics, and machine learning use cases.</w:t>
            </w:r>
            <w:r w:rsidRPr="00343E60">
              <w:rPr>
                <w:rFonts w:ascii="Arial" w:hAnsi="Arial" w:cs="Arial"/>
                <w:color w:val="000000"/>
                <w:sz w:val="21"/>
                <w:szCs w:val="21"/>
              </w:rPr>
              <w:br/>
              <w:t>They define relationships, patterns, and data flows to make information accurate, scalable, and ready for AI solutions.</w:t>
            </w:r>
          </w:p>
        </w:tc>
      </w:tr>
    </w:tbl>
    <w:p w14:paraId="44780D0D" w14:textId="77777777" w:rsidR="0029313D" w:rsidRPr="00FD0966" w:rsidRDefault="0029313D" w:rsidP="0029313D">
      <w:pPr>
        <w:rPr>
          <w:rFonts w:ascii="Arial" w:hAnsi="Arial" w:cs="Arial"/>
          <w:sz w:val="21"/>
          <w:szCs w:val="21"/>
        </w:rPr>
      </w:pPr>
    </w:p>
    <w:p w14:paraId="66C3244D" w14:textId="53A8E4D4" w:rsidR="000452AD" w:rsidRPr="00FD0966" w:rsidRDefault="000452AD" w:rsidP="009A345C">
      <w:pPr>
        <w:pStyle w:val="Bulletlevel1"/>
        <w:numPr>
          <w:ilvl w:val="0"/>
          <w:numId w:val="29"/>
        </w:numPr>
        <w:spacing w:before="120"/>
        <w:rPr>
          <w:rFonts w:ascii="Arial" w:eastAsia="Times New Roman" w:hAnsi="Arial" w:cs="Arial"/>
          <w:b/>
          <w:bCs/>
          <w:sz w:val="21"/>
          <w:szCs w:val="21"/>
        </w:rPr>
      </w:pPr>
      <w:r w:rsidRPr="00FD0966">
        <w:rPr>
          <w:rFonts w:ascii="Arial" w:eastAsia="Times New Roman" w:hAnsi="Arial" w:cs="Arial"/>
          <w:b/>
          <w:bCs/>
          <w:sz w:val="21"/>
          <w:szCs w:val="21"/>
        </w:rPr>
        <w:t>Deliverables*</w:t>
      </w:r>
    </w:p>
    <w:tbl>
      <w:tblPr>
        <w:tblStyle w:val="TableGrid2"/>
        <w:tblW w:w="9781" w:type="dxa"/>
        <w:tblLayout w:type="fixed"/>
        <w:tblLook w:val="0000" w:firstRow="0" w:lastRow="0" w:firstColumn="0" w:lastColumn="0" w:noHBand="0" w:noVBand="0"/>
      </w:tblPr>
      <w:tblGrid>
        <w:gridCol w:w="2830"/>
        <w:gridCol w:w="6951"/>
      </w:tblGrid>
      <w:tr w:rsidR="000452AD" w:rsidRPr="00FD0966" w14:paraId="7AF1F057" w14:textId="77777777" w:rsidTr="006C6378">
        <w:trPr>
          <w:trHeight w:val="97"/>
        </w:trPr>
        <w:tc>
          <w:tcPr>
            <w:tcW w:w="2830" w:type="dxa"/>
          </w:tcPr>
          <w:p w14:paraId="675479C2" w14:textId="77777777" w:rsidR="000452AD" w:rsidRPr="00FD0966" w:rsidRDefault="000452AD" w:rsidP="006C6378">
            <w:pPr>
              <w:pStyle w:val="Default"/>
              <w:rPr>
                <w:rFonts w:ascii="Arial" w:hAnsi="Arial" w:cs="Arial"/>
                <w:sz w:val="21"/>
                <w:szCs w:val="21"/>
                <w:lang w:val="en-GB"/>
              </w:rPr>
            </w:pPr>
            <w:r w:rsidRPr="00FD0966">
              <w:rPr>
                <w:rFonts w:ascii="Arial" w:hAnsi="Arial" w:cs="Arial"/>
                <w:b/>
                <w:bCs/>
                <w:sz w:val="21"/>
                <w:szCs w:val="21"/>
                <w:lang w:val="en-GB"/>
              </w:rPr>
              <w:t xml:space="preserve">Key Deliverable </w:t>
            </w:r>
          </w:p>
        </w:tc>
        <w:tc>
          <w:tcPr>
            <w:tcW w:w="6951" w:type="dxa"/>
          </w:tcPr>
          <w:p w14:paraId="2ECFF4E0" w14:textId="77777777" w:rsidR="000452AD" w:rsidRPr="00FD0966" w:rsidRDefault="000452AD" w:rsidP="006C6378">
            <w:pPr>
              <w:pStyle w:val="Default"/>
              <w:rPr>
                <w:rFonts w:ascii="Arial" w:hAnsi="Arial" w:cs="Arial"/>
                <w:sz w:val="21"/>
                <w:szCs w:val="21"/>
                <w:lang w:val="en-GB"/>
              </w:rPr>
            </w:pPr>
            <w:r w:rsidRPr="00FD0966">
              <w:rPr>
                <w:rFonts w:ascii="Arial" w:hAnsi="Arial" w:cs="Arial"/>
                <w:b/>
                <w:bCs/>
                <w:sz w:val="21"/>
                <w:szCs w:val="21"/>
                <w:lang w:val="en-GB"/>
              </w:rPr>
              <w:t>Outcome</w:t>
            </w:r>
          </w:p>
        </w:tc>
      </w:tr>
      <w:tr w:rsidR="000452AD" w:rsidRPr="00FD0966" w14:paraId="0DE15E4A" w14:textId="77777777" w:rsidTr="006C6378">
        <w:trPr>
          <w:trHeight w:val="339"/>
        </w:trPr>
        <w:tc>
          <w:tcPr>
            <w:tcW w:w="2830" w:type="dxa"/>
          </w:tcPr>
          <w:p w14:paraId="349A6C52" w14:textId="77777777" w:rsidR="000452AD" w:rsidRPr="00FD0966" w:rsidRDefault="000452AD" w:rsidP="006C6378">
            <w:pPr>
              <w:pStyle w:val="Default"/>
              <w:rPr>
                <w:rFonts w:ascii="Arial" w:hAnsi="Arial" w:cs="Arial"/>
                <w:sz w:val="21"/>
                <w:szCs w:val="21"/>
                <w:lang w:val="en-GB"/>
              </w:rPr>
            </w:pPr>
            <w:r w:rsidRPr="00FD0966">
              <w:rPr>
                <w:rFonts w:ascii="Arial" w:hAnsi="Arial" w:cs="Arial"/>
                <w:sz w:val="21"/>
                <w:szCs w:val="21"/>
                <w:lang w:val="en-GB"/>
              </w:rPr>
              <w:t>Data Model</w:t>
            </w:r>
          </w:p>
        </w:tc>
        <w:tc>
          <w:tcPr>
            <w:tcW w:w="6951" w:type="dxa"/>
          </w:tcPr>
          <w:p w14:paraId="233A47CE" w14:textId="08C649BD" w:rsidR="000452AD" w:rsidRPr="00FD0966" w:rsidRDefault="000452AD" w:rsidP="006C6378">
            <w:pPr>
              <w:pStyle w:val="Default"/>
              <w:rPr>
                <w:rFonts w:ascii="Arial" w:hAnsi="Arial" w:cs="Arial"/>
                <w:sz w:val="21"/>
                <w:szCs w:val="21"/>
                <w:lang w:val="en-GB"/>
              </w:rPr>
            </w:pPr>
            <w:r w:rsidRPr="00FD0966">
              <w:rPr>
                <w:rFonts w:ascii="Arial" w:hAnsi="Arial" w:cs="Arial"/>
                <w:sz w:val="21"/>
                <w:szCs w:val="21"/>
                <w:lang w:val="en-GB"/>
              </w:rPr>
              <w:t>Scalable platform/application layer data models, documented data lineag</w:t>
            </w:r>
            <w:r w:rsidR="00FB7CCD" w:rsidRPr="00FD0966">
              <w:rPr>
                <w:rFonts w:ascii="Arial" w:hAnsi="Arial" w:cs="Arial"/>
                <w:sz w:val="21"/>
                <w:szCs w:val="21"/>
                <w:lang w:val="en-GB"/>
              </w:rPr>
              <w:t>e</w:t>
            </w:r>
            <w:r w:rsidRPr="00FD0966">
              <w:rPr>
                <w:rFonts w:ascii="Arial" w:hAnsi="Arial" w:cs="Arial"/>
                <w:sz w:val="21"/>
                <w:szCs w:val="21"/>
                <w:lang w:val="en-GB"/>
              </w:rPr>
              <w:t>, following data strategy and governance. Documented and tested. Passed SDLC/qualification</w:t>
            </w:r>
          </w:p>
        </w:tc>
      </w:tr>
    </w:tbl>
    <w:p w14:paraId="1B486F9B" w14:textId="37B9AB3C" w:rsidR="000452AD" w:rsidRPr="00F41342" w:rsidRDefault="000452AD" w:rsidP="00F41342">
      <w:pPr>
        <w:pStyle w:val="Bulletlevel1"/>
        <w:numPr>
          <w:ilvl w:val="0"/>
          <w:numId w:val="0"/>
        </w:numPr>
        <w:spacing w:before="120"/>
        <w:ind w:left="360"/>
        <w:rPr>
          <w:rFonts w:ascii="Arial" w:eastAsia="Times New Roman" w:hAnsi="Arial" w:cs="Arial"/>
          <w:sz w:val="21"/>
          <w:szCs w:val="21"/>
          <w:highlight w:val="yellow"/>
        </w:rPr>
      </w:pPr>
      <w:r w:rsidRPr="00FD0966">
        <w:rPr>
          <w:rFonts w:ascii="Arial" w:eastAsia="Times New Roman" w:hAnsi="Arial" w:cs="Arial"/>
          <w:sz w:val="21"/>
          <w:szCs w:val="21"/>
        </w:rPr>
        <w:t>* The final deliverables will be agreed with Takeda Program Lead in accordance with release and sprint plans</w:t>
      </w:r>
    </w:p>
    <w:p w14:paraId="21032F33" w14:textId="0DA2028C" w:rsidR="00BD5419" w:rsidRPr="00FD0966" w:rsidRDefault="00923A3F" w:rsidP="00BD5419">
      <w:pPr>
        <w:pStyle w:val="Heading3"/>
        <w:numPr>
          <w:ilvl w:val="2"/>
          <w:numId w:val="0"/>
        </w:numPr>
        <w:tabs>
          <w:tab w:val="clear" w:pos="-720"/>
        </w:tabs>
        <w:snapToGrid/>
        <w:spacing w:before="240" w:after="240" w:line="240" w:lineRule="auto"/>
        <w:ind w:left="720" w:hanging="720"/>
        <w:jc w:val="left"/>
        <w:rPr>
          <w:rFonts w:ascii="Arial" w:hAnsi="Arial" w:cs="Arial"/>
          <w:sz w:val="21"/>
          <w:szCs w:val="21"/>
        </w:rPr>
      </w:pPr>
      <w:r w:rsidRPr="00FD0966">
        <w:rPr>
          <w:rFonts w:ascii="Arial" w:hAnsi="Arial" w:cs="Arial"/>
          <w:sz w:val="21"/>
          <w:szCs w:val="21"/>
        </w:rPr>
        <w:t xml:space="preserve">Altimetrik </w:t>
      </w:r>
      <w:r w:rsidR="00BD5419" w:rsidRPr="00FD0966">
        <w:rPr>
          <w:rFonts w:ascii="Arial" w:hAnsi="Arial" w:cs="Arial"/>
          <w:sz w:val="21"/>
          <w:szCs w:val="21"/>
        </w:rPr>
        <w:t>Execution Methodology</w:t>
      </w:r>
    </w:p>
    <w:p w14:paraId="1236824F" w14:textId="67697278" w:rsidR="00BD5419" w:rsidRPr="00FD0966" w:rsidRDefault="00BD5419" w:rsidP="00BD5419">
      <w:pPr>
        <w:suppressAutoHyphens/>
        <w:spacing w:after="120" w:line="288" w:lineRule="auto"/>
        <w:rPr>
          <w:rFonts w:ascii="Arial" w:eastAsia="Calibri Light" w:hAnsi="Arial" w:cs="Arial"/>
          <w:color w:val="000000" w:themeColor="text1"/>
          <w:sz w:val="21"/>
          <w:szCs w:val="21"/>
          <w:lang w:eastAsia="ja-JP"/>
        </w:rPr>
      </w:pPr>
      <w:r w:rsidRPr="00FD0966">
        <w:rPr>
          <w:rFonts w:ascii="Arial" w:hAnsi="Arial" w:cs="Arial"/>
          <w:sz w:val="21"/>
          <w:szCs w:val="21"/>
        </w:rPr>
        <w:t xml:space="preserve">Altimetrik proposes </w:t>
      </w:r>
      <w:r w:rsidRPr="00FD0966">
        <w:rPr>
          <w:rFonts w:ascii="Arial" w:eastAsia="Calibri Light" w:hAnsi="Arial" w:cs="Arial"/>
          <w:color w:val="000000" w:themeColor="text1"/>
          <w:sz w:val="21"/>
          <w:szCs w:val="21"/>
          <w:lang w:eastAsia="ja-JP"/>
        </w:rPr>
        <w:t xml:space="preserve">an Agile, Output-driven approach to drive iterative, incremental business relevant releases as minimum viable products. This is implemented via collaborative scrums following robust SOLID design principles supported by a high degree of quality engineering automation and flexible DevOps capabilities. </w:t>
      </w:r>
    </w:p>
    <w:p w14:paraId="5031CED0" w14:textId="77777777" w:rsidR="00BD5419" w:rsidRPr="00FD0966" w:rsidRDefault="00BD5419" w:rsidP="00BD5419">
      <w:pPr>
        <w:suppressAutoHyphens/>
        <w:spacing w:after="120" w:line="288" w:lineRule="auto"/>
        <w:jc w:val="center"/>
        <w:rPr>
          <w:rFonts w:ascii="Arial" w:eastAsia="Calibri Light" w:hAnsi="Arial" w:cs="Arial"/>
          <w:color w:val="000000" w:themeColor="text1"/>
          <w:sz w:val="21"/>
          <w:szCs w:val="21"/>
          <w:lang w:eastAsia="ja-JP"/>
        </w:rPr>
      </w:pPr>
      <w:r w:rsidRPr="00FD0966">
        <w:rPr>
          <w:rFonts w:ascii="Arial" w:eastAsia="Calibri Light" w:hAnsi="Arial" w:cs="Arial"/>
          <w:noProof/>
          <w:color w:val="000000" w:themeColor="text1"/>
          <w:sz w:val="21"/>
          <w:szCs w:val="21"/>
        </w:rPr>
        <w:drawing>
          <wp:inline distT="0" distB="0" distL="0" distR="0" wp14:anchorId="746CFA2C" wp14:editId="13C66505">
            <wp:extent cx="6217920" cy="2830830"/>
            <wp:effectExtent l="0" t="0" r="0" b="762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217920" cy="2831424"/>
                    </a:xfrm>
                    <a:prstGeom prst="rect">
                      <a:avLst/>
                    </a:prstGeom>
                    <a:noFill/>
                  </pic:spPr>
                </pic:pic>
              </a:graphicData>
            </a:graphic>
          </wp:inline>
        </w:drawing>
      </w:r>
    </w:p>
    <w:p w14:paraId="21D7F1A8" w14:textId="77777777" w:rsidR="00BD5419" w:rsidRPr="00FD0966" w:rsidRDefault="00BD5419" w:rsidP="00BD5419">
      <w:pPr>
        <w:suppressAutoHyphens/>
        <w:spacing w:after="120" w:line="288" w:lineRule="auto"/>
        <w:rPr>
          <w:rFonts w:ascii="Arial" w:eastAsia="Calibri Light" w:hAnsi="Arial" w:cs="Arial"/>
          <w:sz w:val="21"/>
          <w:szCs w:val="21"/>
          <w:lang w:eastAsia="ja-JP"/>
        </w:rPr>
      </w:pPr>
      <w:r w:rsidRPr="00FD0966">
        <w:rPr>
          <w:rFonts w:ascii="Arial" w:eastAsia="Calibri Light" w:hAnsi="Arial" w:cs="Arial"/>
          <w:sz w:val="21"/>
          <w:szCs w:val="21"/>
          <w:lang w:eastAsia="ja-JP"/>
        </w:rPr>
        <w:t xml:space="preserve">High level requirements are added as EPICs into product backlog based on product vision and same is run through a series of grooming sessions till the same is granulated enough to be considered a user story. A user story is the smallest portion of </w:t>
      </w:r>
      <w:r w:rsidRPr="00FD0966">
        <w:rPr>
          <w:rFonts w:ascii="Arial" w:eastAsia="Calibri Light" w:hAnsi="Arial" w:cs="Arial"/>
          <w:b/>
          <w:bCs/>
          <w:sz w:val="21"/>
          <w:szCs w:val="21"/>
          <w:lang w:eastAsia="ja-JP"/>
        </w:rPr>
        <w:t>I</w:t>
      </w:r>
      <w:r w:rsidRPr="00FD0966">
        <w:rPr>
          <w:rFonts w:ascii="Arial" w:eastAsia="Calibri Light" w:hAnsi="Arial" w:cs="Arial"/>
          <w:sz w:val="21"/>
          <w:szCs w:val="21"/>
          <w:lang w:eastAsia="ja-JP"/>
        </w:rPr>
        <w:t xml:space="preserve">ndependent, </w:t>
      </w:r>
      <w:r w:rsidRPr="00FD0966">
        <w:rPr>
          <w:rFonts w:ascii="Arial" w:eastAsia="Calibri Light" w:hAnsi="Arial" w:cs="Arial"/>
          <w:b/>
          <w:bCs/>
          <w:sz w:val="21"/>
          <w:szCs w:val="21"/>
          <w:lang w:eastAsia="ja-JP"/>
        </w:rPr>
        <w:t>N</w:t>
      </w:r>
      <w:r w:rsidRPr="00FD0966">
        <w:rPr>
          <w:rFonts w:ascii="Arial" w:eastAsia="Calibri Light" w:hAnsi="Arial" w:cs="Arial"/>
          <w:sz w:val="21"/>
          <w:szCs w:val="21"/>
          <w:lang w:eastAsia="ja-JP"/>
        </w:rPr>
        <w:t xml:space="preserve">egotiable, </w:t>
      </w:r>
      <w:r w:rsidRPr="00FD0966">
        <w:rPr>
          <w:rFonts w:ascii="Arial" w:eastAsia="Calibri Light" w:hAnsi="Arial" w:cs="Arial"/>
          <w:b/>
          <w:bCs/>
          <w:sz w:val="21"/>
          <w:szCs w:val="21"/>
          <w:lang w:eastAsia="ja-JP"/>
        </w:rPr>
        <w:t>V</w:t>
      </w:r>
      <w:r w:rsidRPr="00FD0966">
        <w:rPr>
          <w:rFonts w:ascii="Arial" w:eastAsia="Calibri Light" w:hAnsi="Arial" w:cs="Arial"/>
          <w:sz w:val="21"/>
          <w:szCs w:val="21"/>
          <w:lang w:eastAsia="ja-JP"/>
        </w:rPr>
        <w:t xml:space="preserve">aluable, </w:t>
      </w:r>
      <w:r w:rsidRPr="00FD0966">
        <w:rPr>
          <w:rFonts w:ascii="Arial" w:eastAsia="Calibri Light" w:hAnsi="Arial" w:cs="Arial"/>
          <w:b/>
          <w:bCs/>
          <w:sz w:val="21"/>
          <w:szCs w:val="21"/>
          <w:lang w:eastAsia="ja-JP"/>
        </w:rPr>
        <w:t>E</w:t>
      </w:r>
      <w:r w:rsidRPr="00FD0966">
        <w:rPr>
          <w:rFonts w:ascii="Arial" w:eastAsia="Calibri Light" w:hAnsi="Arial" w:cs="Arial"/>
          <w:sz w:val="21"/>
          <w:szCs w:val="21"/>
          <w:lang w:eastAsia="ja-JP"/>
        </w:rPr>
        <w:t xml:space="preserve">stimable, </w:t>
      </w:r>
      <w:r w:rsidRPr="00FD0966">
        <w:rPr>
          <w:rFonts w:ascii="Arial" w:eastAsia="Calibri Light" w:hAnsi="Arial" w:cs="Arial"/>
          <w:b/>
          <w:bCs/>
          <w:sz w:val="21"/>
          <w:szCs w:val="21"/>
          <w:lang w:eastAsia="ja-JP"/>
        </w:rPr>
        <w:t>S</w:t>
      </w:r>
      <w:r w:rsidRPr="00FD0966">
        <w:rPr>
          <w:rFonts w:ascii="Arial" w:eastAsia="Calibri Light" w:hAnsi="Arial" w:cs="Arial"/>
          <w:sz w:val="21"/>
          <w:szCs w:val="21"/>
          <w:lang w:eastAsia="ja-JP"/>
        </w:rPr>
        <w:t xml:space="preserve">mall and </w:t>
      </w:r>
      <w:r w:rsidRPr="00FD0966">
        <w:rPr>
          <w:rFonts w:ascii="Arial" w:eastAsia="Calibri Light" w:hAnsi="Arial" w:cs="Arial"/>
          <w:b/>
          <w:bCs/>
          <w:sz w:val="21"/>
          <w:szCs w:val="21"/>
          <w:lang w:eastAsia="ja-JP"/>
        </w:rPr>
        <w:t>T</w:t>
      </w:r>
      <w:r w:rsidRPr="00FD0966">
        <w:rPr>
          <w:rFonts w:ascii="Arial" w:eastAsia="Calibri Light" w:hAnsi="Arial" w:cs="Arial"/>
          <w:sz w:val="21"/>
          <w:szCs w:val="21"/>
          <w:lang w:eastAsia="ja-JP"/>
        </w:rPr>
        <w:t>estable (INVEST) requirements that can be taken by an engineering scrum within a sprint and address.</w:t>
      </w:r>
    </w:p>
    <w:p w14:paraId="745E89AD" w14:textId="77777777" w:rsidR="00BD5419" w:rsidRPr="00FD0966" w:rsidRDefault="00BD5419" w:rsidP="00BD5419">
      <w:pPr>
        <w:suppressAutoHyphens/>
        <w:spacing w:after="120" w:line="288" w:lineRule="auto"/>
        <w:rPr>
          <w:rFonts w:ascii="Arial" w:eastAsia="Calibri Light" w:hAnsi="Arial" w:cs="Arial"/>
          <w:color w:val="000000" w:themeColor="text1"/>
          <w:sz w:val="21"/>
          <w:szCs w:val="21"/>
          <w:lang w:eastAsia="ja-JP"/>
        </w:rPr>
      </w:pPr>
      <w:r w:rsidRPr="00FD0966">
        <w:rPr>
          <w:rFonts w:ascii="Arial" w:eastAsia="Calibri Light" w:hAnsi="Arial" w:cs="Arial"/>
          <w:color w:val="000000" w:themeColor="text1"/>
          <w:sz w:val="21"/>
          <w:szCs w:val="21"/>
          <w:lang w:eastAsia="ja-JP"/>
        </w:rPr>
        <w:t>The proposed development methodology is based on iterative releases. Scrums introduce agility into the process at various stages and use the “best fit” process based on the type of activities.</w:t>
      </w:r>
    </w:p>
    <w:p w14:paraId="69D4B545" w14:textId="77777777" w:rsidR="00BD5419" w:rsidRPr="00FD0966" w:rsidRDefault="00BD5419" w:rsidP="00BD5419">
      <w:pPr>
        <w:suppressAutoHyphens/>
        <w:spacing w:line="288" w:lineRule="auto"/>
        <w:contextualSpacing/>
        <w:rPr>
          <w:rFonts w:ascii="Arial" w:eastAsia="Calibri Light" w:hAnsi="Arial" w:cs="Arial"/>
          <w:color w:val="000000" w:themeColor="text1"/>
          <w:sz w:val="21"/>
          <w:szCs w:val="21"/>
          <w:lang w:eastAsia="ja-JP"/>
        </w:rPr>
      </w:pPr>
      <w:r w:rsidRPr="00FD0966">
        <w:rPr>
          <w:rFonts w:ascii="Arial" w:eastAsia="Calibri Light" w:hAnsi="Arial" w:cs="Arial"/>
          <w:color w:val="000000" w:themeColor="text1"/>
          <w:sz w:val="21"/>
          <w:szCs w:val="21"/>
          <w:lang w:eastAsia="ja-JP"/>
        </w:rPr>
        <w:t>The following Scrums are proposed to implement this:</w:t>
      </w:r>
    </w:p>
    <w:p w14:paraId="203B08FC" w14:textId="77777777" w:rsidR="00BD5419" w:rsidRPr="00FD0966" w:rsidRDefault="00BD5419" w:rsidP="00BD5419">
      <w:pPr>
        <w:pStyle w:val="ListParagraph"/>
        <w:numPr>
          <w:ilvl w:val="0"/>
          <w:numId w:val="15"/>
        </w:numPr>
        <w:suppressAutoHyphens/>
        <w:spacing w:after="160" w:line="288" w:lineRule="auto"/>
        <w:rPr>
          <w:rFonts w:ascii="Arial" w:hAnsi="Arial" w:cs="Arial"/>
          <w:sz w:val="21"/>
          <w:szCs w:val="21"/>
          <w:lang w:eastAsia="ja-JP"/>
        </w:rPr>
      </w:pPr>
      <w:r w:rsidRPr="00FD0966">
        <w:rPr>
          <w:rFonts w:ascii="Arial" w:hAnsi="Arial" w:cs="Arial"/>
          <w:b/>
          <w:bCs/>
          <w:sz w:val="21"/>
          <w:szCs w:val="21"/>
          <w:lang w:eastAsia="ja-JP"/>
        </w:rPr>
        <w:t>Engineering Scrum</w:t>
      </w:r>
      <w:r w:rsidRPr="00FD0966">
        <w:rPr>
          <w:rFonts w:ascii="Arial" w:hAnsi="Arial" w:cs="Arial"/>
          <w:sz w:val="21"/>
          <w:szCs w:val="21"/>
          <w:lang w:eastAsia="ja-JP"/>
        </w:rPr>
        <w:t xml:space="preserve"> delivering the User Stories as per sprint plan</w:t>
      </w:r>
    </w:p>
    <w:p w14:paraId="13D47B20" w14:textId="567245C8" w:rsidR="00BD5419" w:rsidRPr="00FD0966" w:rsidRDefault="00BD5419" w:rsidP="00BD5419">
      <w:pPr>
        <w:pStyle w:val="Default"/>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160" w:line="288" w:lineRule="auto"/>
        <w:contextualSpacing/>
        <w:rPr>
          <w:rFonts w:ascii="Arial" w:eastAsiaTheme="minorEastAsia" w:hAnsi="Arial" w:cs="Arial"/>
          <w:color w:val="auto"/>
          <w:sz w:val="21"/>
          <w:szCs w:val="21"/>
          <w:bdr w:val="none" w:sz="0" w:space="0" w:color="auto"/>
          <w:lang w:eastAsia="ja-JP"/>
          <w14:textOutline w14:w="0" w14:cap="rnd" w14:cmpd="sng" w14:algn="ctr">
            <w14:noFill/>
            <w14:prstDash w14:val="solid"/>
            <w14:bevel/>
          </w14:textOutline>
        </w:rPr>
      </w:pPr>
      <w:r w:rsidRPr="00FD0966">
        <w:rPr>
          <w:rFonts w:ascii="Arial" w:eastAsiaTheme="minorEastAsia" w:hAnsi="Arial" w:cs="Arial"/>
          <w:color w:val="auto"/>
          <w:sz w:val="21"/>
          <w:szCs w:val="21"/>
          <w:bdr w:val="none" w:sz="0" w:space="0" w:color="auto"/>
          <w:lang w:eastAsia="ja-JP"/>
          <w14:textOutline w14:w="0" w14:cap="rnd" w14:cmpd="sng" w14:algn="ctr">
            <w14:noFill/>
            <w14:prstDash w14:val="solid"/>
            <w14:bevel/>
          </w14:textOutline>
        </w:rPr>
        <w:t>The Product Owner will define INVEST user stories.</w:t>
      </w:r>
    </w:p>
    <w:p w14:paraId="59842A5A" w14:textId="77777777" w:rsidR="00BD5419" w:rsidRPr="00FD0966" w:rsidRDefault="00BD5419" w:rsidP="00BD5419">
      <w:pPr>
        <w:suppressAutoHyphens/>
        <w:spacing w:after="120" w:line="288" w:lineRule="auto"/>
        <w:contextualSpacing/>
        <w:rPr>
          <w:rFonts w:ascii="Arial" w:hAnsi="Arial" w:cs="Arial"/>
          <w:sz w:val="21"/>
          <w:szCs w:val="21"/>
        </w:rPr>
      </w:pPr>
      <w:r w:rsidRPr="00FD0966">
        <w:rPr>
          <w:rFonts w:ascii="Arial" w:hAnsi="Arial" w:cs="Arial"/>
          <w:b/>
          <w:bCs/>
          <w:sz w:val="21"/>
          <w:szCs w:val="21"/>
        </w:rPr>
        <w:t>“Acceptance Criteria”</w:t>
      </w:r>
      <w:r w:rsidRPr="00FD0966">
        <w:rPr>
          <w:rFonts w:ascii="Arial" w:hAnsi="Arial" w:cs="Arial"/>
          <w:sz w:val="21"/>
          <w:szCs w:val="21"/>
        </w:rPr>
        <w:t xml:space="preserve"> for User Stories will be defined and aligned between Product Owner and team adopting the following approach:</w:t>
      </w:r>
    </w:p>
    <w:p w14:paraId="3E59B395" w14:textId="2502AA84" w:rsidR="00BD5419" w:rsidRPr="00FD0966" w:rsidRDefault="00BD5419" w:rsidP="00BD5419">
      <w:pPr>
        <w:pStyle w:val="ListParagraph"/>
        <w:numPr>
          <w:ilvl w:val="0"/>
          <w:numId w:val="16"/>
        </w:numPr>
        <w:suppressAutoHyphens/>
        <w:spacing w:after="120" w:line="288" w:lineRule="auto"/>
        <w:rPr>
          <w:rFonts w:ascii="Arial" w:eastAsia="Roboto" w:hAnsi="Arial" w:cs="Arial"/>
          <w:sz w:val="21"/>
          <w:szCs w:val="21"/>
        </w:rPr>
      </w:pPr>
      <w:r w:rsidRPr="00FD0966">
        <w:rPr>
          <w:rFonts w:ascii="Arial" w:eastAsia="Arial" w:hAnsi="Arial" w:cs="Arial"/>
          <w:sz w:val="21"/>
          <w:szCs w:val="21"/>
          <w:lang w:eastAsia="en-GB"/>
        </w:rPr>
        <w:t xml:space="preserve">Define boundaries: Acceptance criteria help development teams define the boundaries of a user story. In other words, acceptance criteria help us confirm when the application functions as desired, meaning that a user story is </w:t>
      </w:r>
      <w:r w:rsidR="00CF7B88" w:rsidRPr="00FD0966">
        <w:rPr>
          <w:rFonts w:ascii="Arial" w:eastAsia="Arial" w:hAnsi="Arial" w:cs="Arial"/>
          <w:sz w:val="21"/>
          <w:szCs w:val="21"/>
          <w:lang w:eastAsia="en-GB"/>
        </w:rPr>
        <w:t>completed.</w:t>
      </w:r>
    </w:p>
    <w:p w14:paraId="124B42C2" w14:textId="2B9DE02E" w:rsidR="00BD5419" w:rsidRPr="00FD0966" w:rsidRDefault="00BD5419" w:rsidP="00BD5419">
      <w:pPr>
        <w:pStyle w:val="ListParagraph"/>
        <w:numPr>
          <w:ilvl w:val="0"/>
          <w:numId w:val="16"/>
        </w:numPr>
        <w:suppressAutoHyphens/>
        <w:spacing w:after="120" w:line="288" w:lineRule="auto"/>
        <w:rPr>
          <w:rFonts w:ascii="Arial" w:eastAsia="Roboto" w:hAnsi="Arial" w:cs="Arial"/>
          <w:sz w:val="21"/>
          <w:szCs w:val="21"/>
        </w:rPr>
      </w:pPr>
      <w:r w:rsidRPr="00FD0966">
        <w:rPr>
          <w:rFonts w:ascii="Arial" w:eastAsia="Arial" w:hAnsi="Arial" w:cs="Arial"/>
          <w:sz w:val="21"/>
          <w:szCs w:val="21"/>
          <w:lang w:eastAsia="en-GB"/>
        </w:rPr>
        <w:t>Reach consensus: Having acceptance criteria synchronizes the development team with the Product Owner (</w:t>
      </w:r>
      <w:r w:rsidR="00D00B5C" w:rsidRPr="00FD0966">
        <w:rPr>
          <w:rFonts w:ascii="Arial" w:eastAsia="Arial" w:hAnsi="Arial" w:cs="Arial"/>
          <w:sz w:val="21"/>
          <w:szCs w:val="21"/>
          <w:lang w:eastAsia="en-GB"/>
        </w:rPr>
        <w:t>Takeda</w:t>
      </w:r>
      <w:r w:rsidRPr="00FD0966">
        <w:rPr>
          <w:rFonts w:ascii="Arial" w:eastAsia="Arial" w:hAnsi="Arial" w:cs="Arial"/>
          <w:sz w:val="21"/>
          <w:szCs w:val="21"/>
          <w:lang w:eastAsia="en-GB"/>
        </w:rPr>
        <w:t>). The team will know exactly what conditions should be met, just as the Product Owner would know what to expect from the User story. This will also provide enough documentation necessary for functional design and Testing Support.</w:t>
      </w:r>
    </w:p>
    <w:p w14:paraId="6C4CC7F8" w14:textId="72545E65" w:rsidR="00BD5419" w:rsidRPr="00FD0966" w:rsidRDefault="00BD5419" w:rsidP="00BD5419">
      <w:pPr>
        <w:pStyle w:val="ListParagraph"/>
        <w:numPr>
          <w:ilvl w:val="0"/>
          <w:numId w:val="16"/>
        </w:numPr>
        <w:suppressAutoHyphens/>
        <w:spacing w:after="120" w:line="288" w:lineRule="auto"/>
        <w:rPr>
          <w:rFonts w:ascii="Arial" w:eastAsia="Roboto" w:hAnsi="Arial" w:cs="Arial"/>
          <w:sz w:val="21"/>
          <w:szCs w:val="21"/>
        </w:rPr>
      </w:pPr>
      <w:r w:rsidRPr="00FD0966">
        <w:rPr>
          <w:rFonts w:ascii="Arial" w:eastAsia="Arial" w:hAnsi="Arial" w:cs="Arial"/>
          <w:sz w:val="21"/>
          <w:szCs w:val="21"/>
          <w:lang w:eastAsia="en-GB"/>
        </w:rPr>
        <w:t xml:space="preserve">Serve as a basis for tests: Finally, acceptance criteria will act a cornerstone of positive and negative testing aimed at checking if a system works as </w:t>
      </w:r>
      <w:r w:rsidR="00CF7B88" w:rsidRPr="00FD0966">
        <w:rPr>
          <w:rFonts w:ascii="Arial" w:eastAsia="Arial" w:hAnsi="Arial" w:cs="Arial"/>
          <w:sz w:val="21"/>
          <w:szCs w:val="21"/>
          <w:lang w:eastAsia="en-GB"/>
        </w:rPr>
        <w:t>expected.</w:t>
      </w:r>
    </w:p>
    <w:p w14:paraId="58A05779" w14:textId="29B63DBB" w:rsidR="00BD5419" w:rsidRPr="00FD0966" w:rsidRDefault="00BD5419" w:rsidP="00BD5419">
      <w:pPr>
        <w:pStyle w:val="ListParagraph"/>
        <w:numPr>
          <w:ilvl w:val="0"/>
          <w:numId w:val="16"/>
        </w:numPr>
        <w:suppressAutoHyphens/>
        <w:spacing w:after="120" w:line="288" w:lineRule="auto"/>
        <w:rPr>
          <w:rFonts w:ascii="Arial" w:eastAsia="Roboto" w:hAnsi="Arial" w:cs="Arial"/>
          <w:sz w:val="21"/>
          <w:szCs w:val="21"/>
        </w:rPr>
      </w:pPr>
      <w:r w:rsidRPr="00FD0966">
        <w:rPr>
          <w:rFonts w:ascii="Arial" w:eastAsia="Arial" w:hAnsi="Arial" w:cs="Arial"/>
          <w:sz w:val="21"/>
          <w:szCs w:val="21"/>
          <w:lang w:eastAsia="en-GB"/>
        </w:rPr>
        <w:t xml:space="preserve">Allow for accurate planning and estimation: Acceptance criteria scenarios will allow for the correct division of user stories into tasks, so user stories are correctly estimated and </w:t>
      </w:r>
      <w:r w:rsidR="00CF7B88" w:rsidRPr="00FD0966">
        <w:rPr>
          <w:rFonts w:ascii="Arial" w:eastAsia="Arial" w:hAnsi="Arial" w:cs="Arial"/>
          <w:sz w:val="21"/>
          <w:szCs w:val="21"/>
          <w:lang w:eastAsia="en-GB"/>
        </w:rPr>
        <w:t>planned.</w:t>
      </w:r>
    </w:p>
    <w:p w14:paraId="387EFC83" w14:textId="77777777" w:rsidR="00D67D87" w:rsidRPr="00FD0966" w:rsidRDefault="00D67D87" w:rsidP="00D67D87">
      <w:pPr>
        <w:suppressAutoHyphens/>
        <w:spacing w:after="120" w:line="288" w:lineRule="auto"/>
        <w:rPr>
          <w:rFonts w:ascii="Arial" w:eastAsia="Roboto" w:hAnsi="Arial" w:cs="Arial"/>
          <w:sz w:val="21"/>
          <w:szCs w:val="21"/>
        </w:rPr>
      </w:pPr>
    </w:p>
    <w:p w14:paraId="1A48A9D5" w14:textId="4F6AFE48" w:rsidR="00BD5419" w:rsidRPr="00FD0966" w:rsidRDefault="00BD5419" w:rsidP="00BD5419">
      <w:pPr>
        <w:suppressAutoHyphens/>
        <w:spacing w:after="120" w:line="288" w:lineRule="auto"/>
        <w:contextualSpacing/>
        <w:rPr>
          <w:rFonts w:ascii="Arial" w:hAnsi="Arial" w:cs="Arial"/>
          <w:sz w:val="21"/>
          <w:szCs w:val="21"/>
        </w:rPr>
      </w:pPr>
      <w:r w:rsidRPr="00FD0966">
        <w:rPr>
          <w:rFonts w:ascii="Arial" w:hAnsi="Arial" w:cs="Arial"/>
          <w:b/>
          <w:bCs/>
          <w:sz w:val="21"/>
          <w:szCs w:val="21"/>
        </w:rPr>
        <w:t>“Definition of Doneness”</w:t>
      </w:r>
      <w:r w:rsidRPr="00FD0966">
        <w:rPr>
          <w:rFonts w:ascii="Arial" w:hAnsi="Arial" w:cs="Arial"/>
          <w:sz w:val="21"/>
          <w:szCs w:val="21"/>
        </w:rPr>
        <w:t xml:space="preserve"> is a global checklist for all the user stories, a shared understanding of what it means for work to be complete, to ensure transparency, which would mean each story when </w:t>
      </w:r>
      <w:r w:rsidR="00CF7B88" w:rsidRPr="00FD0966">
        <w:rPr>
          <w:rFonts w:ascii="Arial" w:hAnsi="Arial" w:cs="Arial"/>
          <w:sz w:val="21"/>
          <w:szCs w:val="21"/>
        </w:rPr>
        <w:t>done.</w:t>
      </w:r>
    </w:p>
    <w:p w14:paraId="70A800EE" w14:textId="77777777" w:rsidR="00BD5419" w:rsidRPr="00FD0966" w:rsidRDefault="00BD5419" w:rsidP="00BD5419">
      <w:pPr>
        <w:pStyle w:val="ListParagraph"/>
        <w:numPr>
          <w:ilvl w:val="0"/>
          <w:numId w:val="17"/>
        </w:numPr>
        <w:suppressAutoHyphens/>
        <w:spacing w:after="120" w:line="288" w:lineRule="auto"/>
        <w:rPr>
          <w:rFonts w:ascii="Arial" w:eastAsia="Roboto,Times New Roman,Arial" w:hAnsi="Arial" w:cs="Arial"/>
          <w:sz w:val="21"/>
          <w:szCs w:val="21"/>
        </w:rPr>
      </w:pPr>
      <w:r w:rsidRPr="00FD0966">
        <w:rPr>
          <w:rFonts w:ascii="Arial" w:eastAsia="Arial" w:hAnsi="Arial" w:cs="Arial"/>
          <w:sz w:val="21"/>
          <w:szCs w:val="21"/>
          <w:lang w:eastAsia="en-GB"/>
        </w:rPr>
        <w:t xml:space="preserve">Will be demonstrable </w:t>
      </w:r>
      <w:bookmarkStart w:id="355" w:name="_Int_BP4z3NfO"/>
      <w:r w:rsidRPr="00FD0966">
        <w:rPr>
          <w:rFonts w:ascii="Arial" w:eastAsia="Arial" w:hAnsi="Arial" w:cs="Arial"/>
          <w:sz w:val="21"/>
          <w:szCs w:val="21"/>
          <w:lang w:eastAsia="en-GB"/>
        </w:rPr>
        <w:t>on</w:t>
      </w:r>
      <w:bookmarkEnd w:id="355"/>
      <w:r w:rsidRPr="00FD0966">
        <w:rPr>
          <w:rFonts w:ascii="Arial" w:eastAsia="Arial" w:hAnsi="Arial" w:cs="Arial"/>
          <w:sz w:val="21"/>
          <w:szCs w:val="21"/>
          <w:lang w:eastAsia="en-GB"/>
        </w:rPr>
        <w:t xml:space="preserve"> a given environment.</w:t>
      </w:r>
    </w:p>
    <w:p w14:paraId="78389F45" w14:textId="77777777" w:rsidR="00BD5419" w:rsidRPr="00FD0966" w:rsidRDefault="00BD5419" w:rsidP="00BD5419">
      <w:pPr>
        <w:pStyle w:val="ListParagraph"/>
        <w:numPr>
          <w:ilvl w:val="0"/>
          <w:numId w:val="17"/>
        </w:numPr>
        <w:suppressAutoHyphens/>
        <w:spacing w:after="120" w:line="288" w:lineRule="auto"/>
        <w:rPr>
          <w:rFonts w:ascii="Arial" w:eastAsia="Roboto,Times New Roman,Arial" w:hAnsi="Arial" w:cs="Arial"/>
          <w:sz w:val="21"/>
          <w:szCs w:val="21"/>
        </w:rPr>
      </w:pPr>
      <w:r w:rsidRPr="00FD0966">
        <w:rPr>
          <w:rFonts w:ascii="Arial" w:eastAsia="Arial" w:hAnsi="Arial" w:cs="Arial"/>
          <w:sz w:val="21"/>
          <w:szCs w:val="21"/>
          <w:lang w:eastAsia="en-GB"/>
        </w:rPr>
        <w:t>Will have enough documentation to support the story being delivered.</w:t>
      </w:r>
    </w:p>
    <w:p w14:paraId="2F43212A" w14:textId="56A9F7B5" w:rsidR="00BD5419" w:rsidRPr="00FD0966" w:rsidRDefault="00BD5419" w:rsidP="00BD5419">
      <w:pPr>
        <w:pStyle w:val="ListParagraph"/>
        <w:numPr>
          <w:ilvl w:val="0"/>
          <w:numId w:val="17"/>
        </w:numPr>
        <w:suppressAutoHyphens/>
        <w:spacing w:after="120" w:line="288" w:lineRule="auto"/>
        <w:rPr>
          <w:rFonts w:ascii="Arial" w:eastAsia="Roboto,Times New Roman,Arial" w:hAnsi="Arial" w:cs="Arial"/>
          <w:sz w:val="21"/>
          <w:szCs w:val="21"/>
        </w:rPr>
      </w:pPr>
      <w:r w:rsidRPr="00FD0966">
        <w:rPr>
          <w:rFonts w:ascii="Arial" w:eastAsia="Arial" w:hAnsi="Arial" w:cs="Arial"/>
          <w:sz w:val="21"/>
          <w:szCs w:val="21"/>
          <w:lang w:eastAsia="en-GB"/>
        </w:rPr>
        <w:t xml:space="preserve">Will have enough Testing embedded in the approach </w:t>
      </w:r>
      <w:r w:rsidR="00CF7B88" w:rsidRPr="00FD0966">
        <w:rPr>
          <w:rFonts w:ascii="Arial" w:eastAsia="Arial" w:hAnsi="Arial" w:cs="Arial"/>
          <w:sz w:val="21"/>
          <w:szCs w:val="21"/>
          <w:lang w:eastAsia="en-GB"/>
        </w:rPr>
        <w:t>followed.</w:t>
      </w:r>
    </w:p>
    <w:p w14:paraId="3D5C0EEA" w14:textId="77777777" w:rsidR="00BD5419" w:rsidRPr="00FD0966" w:rsidRDefault="00BD5419" w:rsidP="00BD5419">
      <w:pPr>
        <w:suppressAutoHyphens/>
        <w:spacing w:after="120" w:line="288" w:lineRule="auto"/>
        <w:contextualSpacing/>
        <w:rPr>
          <w:rFonts w:ascii="Arial" w:hAnsi="Arial" w:cs="Arial"/>
          <w:b/>
          <w:bCs/>
          <w:sz w:val="21"/>
          <w:szCs w:val="21"/>
        </w:rPr>
      </w:pPr>
      <w:r w:rsidRPr="00FD0966">
        <w:rPr>
          <w:rFonts w:ascii="Arial" w:hAnsi="Arial" w:cs="Arial"/>
          <w:b/>
          <w:bCs/>
          <w:sz w:val="21"/>
          <w:szCs w:val="21"/>
        </w:rPr>
        <w:t xml:space="preserve">“Use case Exit Criteria” </w:t>
      </w:r>
      <w:r w:rsidRPr="00FD0966">
        <w:rPr>
          <w:rFonts w:ascii="Arial" w:hAnsi="Arial" w:cs="Arial"/>
          <w:sz w:val="21"/>
          <w:szCs w:val="21"/>
        </w:rPr>
        <w:t>is the list of criteria that would define the completeness of a modules in scope for each Use case being implemented.</w:t>
      </w:r>
    </w:p>
    <w:p w14:paraId="0FB50BDD" w14:textId="5190B5A4" w:rsidR="00BD5419" w:rsidRPr="00FD0966" w:rsidRDefault="00BD5419" w:rsidP="00BD5419">
      <w:pPr>
        <w:pStyle w:val="ListParagraph"/>
        <w:numPr>
          <w:ilvl w:val="0"/>
          <w:numId w:val="18"/>
        </w:numPr>
        <w:suppressAutoHyphens/>
        <w:spacing w:after="120" w:line="288" w:lineRule="auto"/>
        <w:rPr>
          <w:rFonts w:ascii="Arial" w:eastAsia="Roboto" w:hAnsi="Arial" w:cs="Arial"/>
          <w:sz w:val="21"/>
          <w:szCs w:val="21"/>
        </w:rPr>
      </w:pPr>
      <w:r w:rsidRPr="00FD0966">
        <w:rPr>
          <w:rFonts w:ascii="Arial" w:hAnsi="Arial" w:cs="Arial"/>
          <w:sz w:val="21"/>
          <w:szCs w:val="21"/>
          <w:lang w:eastAsia="en-GB"/>
        </w:rPr>
        <w:t xml:space="preserve">Hand-off to UAT team after Code has been moved to Production </w:t>
      </w:r>
      <w:r w:rsidR="00CF7B88" w:rsidRPr="00FD0966">
        <w:rPr>
          <w:rFonts w:ascii="Arial" w:hAnsi="Arial" w:cs="Arial"/>
          <w:sz w:val="21"/>
          <w:szCs w:val="21"/>
          <w:lang w:eastAsia="en-GB"/>
        </w:rPr>
        <w:t>environment.</w:t>
      </w:r>
      <w:r w:rsidRPr="00FD0966">
        <w:rPr>
          <w:rFonts w:ascii="Arial" w:hAnsi="Arial" w:cs="Arial"/>
          <w:sz w:val="21"/>
          <w:szCs w:val="21"/>
          <w:lang w:eastAsia="en-GB"/>
        </w:rPr>
        <w:t xml:space="preserve"> </w:t>
      </w:r>
    </w:p>
    <w:p w14:paraId="2F94E37F" w14:textId="37953B15" w:rsidR="00BD5419" w:rsidRPr="00FD0966" w:rsidRDefault="00D00B5C" w:rsidP="00BD5419">
      <w:pPr>
        <w:pStyle w:val="ListParagraph"/>
        <w:numPr>
          <w:ilvl w:val="0"/>
          <w:numId w:val="18"/>
        </w:numPr>
        <w:suppressAutoHyphens/>
        <w:spacing w:after="120" w:line="288" w:lineRule="auto"/>
        <w:rPr>
          <w:rFonts w:ascii="Arial" w:eastAsia="Roboto" w:hAnsi="Arial" w:cs="Arial"/>
          <w:sz w:val="21"/>
          <w:szCs w:val="21"/>
          <w:lang w:eastAsia="en-GB"/>
        </w:rPr>
      </w:pPr>
      <w:r w:rsidRPr="00FD0966">
        <w:rPr>
          <w:rFonts w:ascii="Arial" w:hAnsi="Arial" w:cs="Arial"/>
          <w:sz w:val="21"/>
          <w:szCs w:val="21"/>
          <w:lang w:eastAsia="en-GB"/>
        </w:rPr>
        <w:t>Takeda</w:t>
      </w:r>
      <w:r w:rsidR="00BD5419" w:rsidRPr="00FD0966">
        <w:rPr>
          <w:rFonts w:ascii="Arial" w:hAnsi="Arial" w:cs="Arial"/>
          <w:sz w:val="21"/>
          <w:szCs w:val="21"/>
          <w:lang w:eastAsia="en-GB"/>
        </w:rPr>
        <w:t xml:space="preserve"> teams will define UAT (at the time of discovery) and execute them. UAT to be completed in the sprint following movement to Production – unless there are blockers impacting test found during the UAT. Altimetrik will attempt to quickly unblock and support the UAT </w:t>
      </w:r>
      <w:r w:rsidR="004A5DD1" w:rsidRPr="00FD0966">
        <w:rPr>
          <w:rFonts w:ascii="Arial" w:hAnsi="Arial" w:cs="Arial"/>
          <w:sz w:val="21"/>
          <w:szCs w:val="21"/>
          <w:lang w:eastAsia="en-GB"/>
        </w:rPr>
        <w:t>continuation.</w:t>
      </w:r>
    </w:p>
    <w:p w14:paraId="7DE83A2D" w14:textId="73085AAF" w:rsidR="00BD5419" w:rsidRPr="00FD0966" w:rsidRDefault="00BD5419" w:rsidP="00BD5419">
      <w:pPr>
        <w:pStyle w:val="ListParagraph"/>
        <w:numPr>
          <w:ilvl w:val="0"/>
          <w:numId w:val="18"/>
        </w:numPr>
        <w:suppressAutoHyphens/>
        <w:spacing w:after="120" w:line="288" w:lineRule="auto"/>
        <w:rPr>
          <w:rFonts w:ascii="Arial" w:eastAsia="Roboto" w:hAnsi="Arial" w:cs="Arial"/>
          <w:sz w:val="21"/>
          <w:szCs w:val="21"/>
          <w:lang w:eastAsia="en-GB"/>
        </w:rPr>
      </w:pPr>
      <w:r w:rsidRPr="00FD0966">
        <w:rPr>
          <w:rFonts w:ascii="Arial" w:hAnsi="Arial" w:cs="Arial"/>
          <w:sz w:val="21"/>
          <w:szCs w:val="21"/>
          <w:lang w:eastAsia="en-GB"/>
        </w:rPr>
        <w:t xml:space="preserve">UAT completion will be defined as test complete with no open bugs. </w:t>
      </w:r>
      <w:r w:rsidR="00CB2290" w:rsidRPr="00FD0966">
        <w:rPr>
          <w:rFonts w:ascii="Arial" w:hAnsi="Arial" w:cs="Arial"/>
          <w:sz w:val="21"/>
          <w:szCs w:val="21"/>
          <w:lang w:eastAsia="en-GB"/>
        </w:rPr>
        <w:t xml:space="preserve">Minor </w:t>
      </w:r>
      <w:r w:rsidRPr="00FD0966">
        <w:rPr>
          <w:rFonts w:ascii="Arial" w:hAnsi="Arial" w:cs="Arial"/>
          <w:sz w:val="21"/>
          <w:szCs w:val="21"/>
          <w:lang w:eastAsia="en-GB"/>
        </w:rPr>
        <w:t xml:space="preserve">bugs, if any open, will be prioritized and fixed during the hyper care </w:t>
      </w:r>
      <w:r w:rsidR="004A5DD1" w:rsidRPr="00FD0966">
        <w:rPr>
          <w:rFonts w:ascii="Arial" w:hAnsi="Arial" w:cs="Arial"/>
          <w:sz w:val="21"/>
          <w:szCs w:val="21"/>
          <w:lang w:eastAsia="en-GB"/>
        </w:rPr>
        <w:t>period.</w:t>
      </w:r>
    </w:p>
    <w:p w14:paraId="71B84364" w14:textId="404D57B8" w:rsidR="00124455" w:rsidRPr="00FD0966" w:rsidRDefault="00124455" w:rsidP="00B61A94">
      <w:pPr>
        <w:pStyle w:val="Heading3"/>
        <w:numPr>
          <w:ilvl w:val="2"/>
          <w:numId w:val="0"/>
        </w:numPr>
        <w:tabs>
          <w:tab w:val="clear" w:pos="-720"/>
        </w:tabs>
        <w:snapToGrid/>
        <w:spacing w:before="240" w:after="240" w:line="240" w:lineRule="auto"/>
        <w:jc w:val="left"/>
        <w:rPr>
          <w:rFonts w:ascii="Arial" w:hAnsi="Arial" w:cs="Arial"/>
          <w:b w:val="0"/>
          <w:sz w:val="21"/>
          <w:szCs w:val="21"/>
          <w:lang w:eastAsia="en-GB"/>
        </w:rPr>
      </w:pPr>
      <w:r w:rsidRPr="00FD0966">
        <w:rPr>
          <w:rFonts w:ascii="Arial" w:hAnsi="Arial" w:cs="Arial"/>
          <w:b w:val="0"/>
          <w:sz w:val="21"/>
          <w:szCs w:val="21"/>
          <w:lang w:eastAsia="en-GB"/>
        </w:rPr>
        <w:t xml:space="preserve">The </w:t>
      </w:r>
      <w:r w:rsidR="00E376E7" w:rsidRPr="00FD0966">
        <w:rPr>
          <w:rFonts w:ascii="Arial" w:hAnsi="Arial" w:cs="Arial"/>
          <w:b w:val="0"/>
          <w:sz w:val="21"/>
          <w:szCs w:val="21"/>
          <w:lang w:eastAsia="en-GB"/>
        </w:rPr>
        <w:t xml:space="preserve">Insight Center </w:t>
      </w:r>
      <w:r w:rsidRPr="00FD0966">
        <w:rPr>
          <w:rFonts w:ascii="Arial" w:hAnsi="Arial" w:cs="Arial"/>
          <w:b w:val="0"/>
          <w:sz w:val="21"/>
          <w:szCs w:val="21"/>
          <w:lang w:eastAsia="en-GB"/>
        </w:rPr>
        <w:t xml:space="preserve">program will </w:t>
      </w:r>
      <w:r w:rsidR="003C61E8" w:rsidRPr="00FD0966">
        <w:rPr>
          <w:rFonts w:ascii="Arial" w:hAnsi="Arial" w:cs="Arial"/>
          <w:b w:val="0"/>
          <w:sz w:val="21"/>
          <w:szCs w:val="21"/>
          <w:lang w:eastAsia="en-GB"/>
        </w:rPr>
        <w:t xml:space="preserve">leverage Takeda agile delivery </w:t>
      </w:r>
      <w:r w:rsidR="00E376E7" w:rsidRPr="00FD0966">
        <w:rPr>
          <w:rFonts w:ascii="Arial" w:hAnsi="Arial" w:cs="Arial"/>
          <w:b w:val="0"/>
          <w:sz w:val="21"/>
          <w:szCs w:val="21"/>
          <w:lang w:eastAsia="en-GB"/>
        </w:rPr>
        <w:t>methodolog</w:t>
      </w:r>
      <w:r w:rsidR="003C61E8" w:rsidRPr="00FD0966">
        <w:rPr>
          <w:rFonts w:ascii="Arial" w:hAnsi="Arial" w:cs="Arial"/>
          <w:b w:val="0"/>
          <w:sz w:val="21"/>
          <w:szCs w:val="21"/>
          <w:lang w:eastAsia="en-GB"/>
        </w:rPr>
        <w:t>y</w:t>
      </w:r>
      <w:r w:rsidR="006B2151" w:rsidRPr="00FD0966">
        <w:rPr>
          <w:rFonts w:ascii="Arial" w:hAnsi="Arial" w:cs="Arial"/>
          <w:b w:val="0"/>
          <w:sz w:val="21"/>
          <w:szCs w:val="21"/>
          <w:lang w:eastAsia="en-GB"/>
        </w:rPr>
        <w:t xml:space="preserve">, </w:t>
      </w:r>
      <w:r w:rsidR="00E376E7" w:rsidRPr="00FD0966">
        <w:rPr>
          <w:rFonts w:ascii="Arial" w:hAnsi="Arial" w:cs="Arial"/>
          <w:b w:val="0"/>
          <w:sz w:val="21"/>
          <w:szCs w:val="21"/>
          <w:lang w:eastAsia="en-GB"/>
        </w:rPr>
        <w:t>guidelines</w:t>
      </w:r>
      <w:r w:rsidR="000D3D44" w:rsidRPr="00FD0966">
        <w:rPr>
          <w:rFonts w:ascii="Arial" w:hAnsi="Arial" w:cs="Arial"/>
          <w:b w:val="0"/>
          <w:sz w:val="21"/>
          <w:szCs w:val="21"/>
          <w:lang w:eastAsia="en-GB"/>
        </w:rPr>
        <w:t xml:space="preserve">, controls </w:t>
      </w:r>
      <w:r w:rsidR="006B2151" w:rsidRPr="00FD0966">
        <w:rPr>
          <w:rFonts w:ascii="Arial" w:hAnsi="Arial" w:cs="Arial"/>
          <w:b w:val="0"/>
          <w:sz w:val="21"/>
          <w:szCs w:val="21"/>
          <w:lang w:eastAsia="en-GB"/>
        </w:rPr>
        <w:t xml:space="preserve">and workflows for </w:t>
      </w:r>
      <w:proofErr w:type="spellStart"/>
      <w:r w:rsidR="006B2151" w:rsidRPr="00FD0966">
        <w:rPr>
          <w:rFonts w:ascii="Arial" w:hAnsi="Arial" w:cs="Arial"/>
          <w:b w:val="0"/>
          <w:sz w:val="21"/>
          <w:szCs w:val="21"/>
          <w:lang w:eastAsia="en-GB"/>
        </w:rPr>
        <w:t>GxP</w:t>
      </w:r>
      <w:proofErr w:type="spellEnd"/>
      <w:r w:rsidR="006B2151" w:rsidRPr="00FD0966">
        <w:rPr>
          <w:rFonts w:ascii="Arial" w:hAnsi="Arial" w:cs="Arial"/>
          <w:b w:val="0"/>
          <w:sz w:val="21"/>
          <w:szCs w:val="21"/>
          <w:lang w:eastAsia="en-GB"/>
        </w:rPr>
        <w:t xml:space="preserve"> and non-</w:t>
      </w:r>
      <w:proofErr w:type="spellStart"/>
      <w:r w:rsidR="006B2151" w:rsidRPr="00FD0966">
        <w:rPr>
          <w:rFonts w:ascii="Arial" w:hAnsi="Arial" w:cs="Arial"/>
          <w:b w:val="0"/>
          <w:sz w:val="21"/>
          <w:szCs w:val="21"/>
          <w:lang w:eastAsia="en-GB"/>
        </w:rPr>
        <w:t>GxP</w:t>
      </w:r>
      <w:proofErr w:type="spellEnd"/>
      <w:r w:rsidR="006B2151" w:rsidRPr="00FD0966">
        <w:rPr>
          <w:rFonts w:ascii="Arial" w:hAnsi="Arial" w:cs="Arial"/>
          <w:b w:val="0"/>
          <w:sz w:val="21"/>
          <w:szCs w:val="21"/>
          <w:lang w:eastAsia="en-GB"/>
        </w:rPr>
        <w:t xml:space="preserve">. This is </w:t>
      </w:r>
      <w:r w:rsidR="00187B62" w:rsidRPr="00FD0966">
        <w:rPr>
          <w:rFonts w:ascii="Arial" w:hAnsi="Arial" w:cs="Arial"/>
          <w:b w:val="0"/>
          <w:sz w:val="21"/>
          <w:szCs w:val="21"/>
          <w:lang w:eastAsia="en-GB"/>
        </w:rPr>
        <w:t xml:space="preserve">binding for the program and this </w:t>
      </w:r>
      <w:proofErr w:type="spellStart"/>
      <w:r w:rsidR="00187B62" w:rsidRPr="00FD0966">
        <w:rPr>
          <w:rFonts w:ascii="Arial" w:hAnsi="Arial" w:cs="Arial"/>
          <w:b w:val="0"/>
          <w:sz w:val="21"/>
          <w:szCs w:val="21"/>
          <w:lang w:eastAsia="en-GB"/>
        </w:rPr>
        <w:t>SoW.</w:t>
      </w:r>
      <w:proofErr w:type="spellEnd"/>
      <w:r w:rsidR="00187B62" w:rsidRPr="00FD0966">
        <w:rPr>
          <w:rFonts w:ascii="Arial" w:hAnsi="Arial" w:cs="Arial"/>
          <w:b w:val="0"/>
          <w:sz w:val="21"/>
          <w:szCs w:val="21"/>
          <w:lang w:eastAsia="en-GB"/>
        </w:rPr>
        <w:t xml:space="preserve"> </w:t>
      </w:r>
      <w:r w:rsidR="00E77BD1" w:rsidRPr="00FD0966">
        <w:rPr>
          <w:rFonts w:ascii="Arial" w:hAnsi="Arial" w:cs="Arial"/>
          <w:b w:val="0"/>
          <w:sz w:val="21"/>
          <w:szCs w:val="21"/>
          <w:lang w:eastAsia="en-GB"/>
        </w:rPr>
        <w:t xml:space="preserve">The program team will take </w:t>
      </w:r>
      <w:proofErr w:type="spellStart"/>
      <w:r w:rsidR="003C61E8" w:rsidRPr="00FD0966">
        <w:rPr>
          <w:rFonts w:ascii="Arial" w:hAnsi="Arial" w:cs="Arial"/>
          <w:b w:val="0"/>
          <w:sz w:val="21"/>
          <w:szCs w:val="21"/>
          <w:lang w:eastAsia="en-GB"/>
        </w:rPr>
        <w:t>Altimetr</w:t>
      </w:r>
      <w:r w:rsidR="009E22EC" w:rsidRPr="00FD0966">
        <w:rPr>
          <w:rFonts w:ascii="Arial" w:hAnsi="Arial" w:cs="Arial"/>
          <w:b w:val="0"/>
          <w:sz w:val="21"/>
          <w:szCs w:val="21"/>
          <w:lang w:eastAsia="en-GB"/>
        </w:rPr>
        <w:t>i</w:t>
      </w:r>
      <w:r w:rsidR="008F4730" w:rsidRPr="00FD0966">
        <w:rPr>
          <w:rFonts w:ascii="Arial" w:hAnsi="Arial" w:cs="Arial"/>
          <w:b w:val="0"/>
          <w:sz w:val="21"/>
          <w:szCs w:val="21"/>
          <w:lang w:eastAsia="en-GB"/>
        </w:rPr>
        <w:t>k</w:t>
      </w:r>
      <w:r w:rsidR="003C61E8" w:rsidRPr="00FD0966">
        <w:rPr>
          <w:rFonts w:ascii="Arial" w:hAnsi="Arial" w:cs="Arial"/>
          <w:b w:val="0"/>
          <w:sz w:val="21"/>
          <w:szCs w:val="21"/>
          <w:lang w:eastAsia="en-GB"/>
        </w:rPr>
        <w:t>’s</w:t>
      </w:r>
      <w:proofErr w:type="spellEnd"/>
      <w:r w:rsidR="003C61E8" w:rsidRPr="00FD0966">
        <w:rPr>
          <w:rFonts w:ascii="Arial" w:hAnsi="Arial" w:cs="Arial"/>
          <w:b w:val="0"/>
          <w:sz w:val="21"/>
          <w:szCs w:val="21"/>
          <w:lang w:eastAsia="en-GB"/>
        </w:rPr>
        <w:t xml:space="preserve"> thought leadership and expertise </w:t>
      </w:r>
      <w:r w:rsidR="00E77BD1" w:rsidRPr="00FD0966">
        <w:rPr>
          <w:rFonts w:ascii="Arial" w:hAnsi="Arial" w:cs="Arial"/>
          <w:b w:val="0"/>
          <w:sz w:val="21"/>
          <w:szCs w:val="21"/>
          <w:lang w:eastAsia="en-GB"/>
        </w:rPr>
        <w:t xml:space="preserve">into </w:t>
      </w:r>
      <w:r w:rsidR="003C61E8" w:rsidRPr="00FD0966">
        <w:rPr>
          <w:rFonts w:ascii="Arial" w:hAnsi="Arial" w:cs="Arial"/>
          <w:b w:val="0"/>
          <w:sz w:val="21"/>
          <w:szCs w:val="21"/>
          <w:lang w:eastAsia="en-GB"/>
        </w:rPr>
        <w:t>consideration</w:t>
      </w:r>
      <w:r w:rsidR="00E77BD1" w:rsidRPr="00FD0966">
        <w:rPr>
          <w:rFonts w:ascii="Arial" w:hAnsi="Arial" w:cs="Arial"/>
          <w:b w:val="0"/>
          <w:sz w:val="21"/>
          <w:szCs w:val="21"/>
          <w:lang w:eastAsia="en-GB"/>
        </w:rPr>
        <w:t xml:space="preserve"> for enhancing and advancing</w:t>
      </w:r>
      <w:r w:rsidR="00A97AC2" w:rsidRPr="00FD0966">
        <w:rPr>
          <w:rFonts w:ascii="Arial" w:hAnsi="Arial" w:cs="Arial"/>
          <w:b w:val="0"/>
          <w:sz w:val="21"/>
          <w:szCs w:val="21"/>
          <w:lang w:eastAsia="en-GB"/>
        </w:rPr>
        <w:t xml:space="preserve"> </w:t>
      </w:r>
      <w:r w:rsidR="008F4730" w:rsidRPr="00FD0966">
        <w:rPr>
          <w:rFonts w:ascii="Arial" w:hAnsi="Arial" w:cs="Arial"/>
          <w:b w:val="0"/>
          <w:sz w:val="21"/>
          <w:szCs w:val="21"/>
          <w:lang w:eastAsia="en-GB"/>
        </w:rPr>
        <w:t>the</w:t>
      </w:r>
      <w:r w:rsidR="00A97AC2" w:rsidRPr="00FD0966">
        <w:rPr>
          <w:rFonts w:ascii="Arial" w:hAnsi="Arial" w:cs="Arial"/>
          <w:b w:val="0"/>
          <w:sz w:val="21"/>
          <w:szCs w:val="21"/>
          <w:lang w:eastAsia="en-GB"/>
        </w:rPr>
        <w:t xml:space="preserve"> methodologies</w:t>
      </w:r>
      <w:r w:rsidR="00362398" w:rsidRPr="00FD0966">
        <w:rPr>
          <w:rFonts w:ascii="Arial" w:hAnsi="Arial" w:cs="Arial"/>
          <w:b w:val="0"/>
          <w:sz w:val="21"/>
          <w:szCs w:val="21"/>
          <w:lang w:eastAsia="en-GB"/>
        </w:rPr>
        <w:t>.</w:t>
      </w:r>
    </w:p>
    <w:p w14:paraId="0CC227E5" w14:textId="44A7BADB" w:rsidR="00D00B5C" w:rsidRPr="00FD0966" w:rsidRDefault="00D00B5C" w:rsidP="00D00B5C">
      <w:pPr>
        <w:pStyle w:val="Heading3"/>
        <w:numPr>
          <w:ilvl w:val="2"/>
          <w:numId w:val="0"/>
        </w:numPr>
        <w:tabs>
          <w:tab w:val="clear" w:pos="-720"/>
        </w:tabs>
        <w:snapToGrid/>
        <w:spacing w:before="240" w:after="240" w:line="240" w:lineRule="auto"/>
        <w:ind w:left="720" w:hanging="720"/>
        <w:jc w:val="left"/>
        <w:rPr>
          <w:rFonts w:ascii="Arial" w:hAnsi="Arial" w:cs="Arial"/>
          <w:sz w:val="21"/>
          <w:szCs w:val="21"/>
        </w:rPr>
      </w:pPr>
      <w:r w:rsidRPr="00FD0966">
        <w:rPr>
          <w:rFonts w:ascii="Arial" w:hAnsi="Arial" w:cs="Arial"/>
          <w:sz w:val="21"/>
          <w:szCs w:val="21"/>
        </w:rPr>
        <w:t>Execution Assumptions</w:t>
      </w:r>
    </w:p>
    <w:p w14:paraId="0F813404" w14:textId="77777777" w:rsidR="00D00B5C" w:rsidRPr="00FD0966" w:rsidRDefault="00D00B5C" w:rsidP="00D00B5C">
      <w:pPr>
        <w:suppressAutoHyphens/>
        <w:spacing w:after="120" w:line="288" w:lineRule="auto"/>
        <w:contextualSpacing/>
        <w:rPr>
          <w:rFonts w:ascii="Arial" w:hAnsi="Arial" w:cs="Arial"/>
          <w:sz w:val="21"/>
          <w:szCs w:val="21"/>
        </w:rPr>
      </w:pPr>
      <w:r w:rsidRPr="00FD0966">
        <w:rPr>
          <w:rFonts w:ascii="Arial" w:hAnsi="Arial" w:cs="Arial"/>
          <w:sz w:val="21"/>
          <w:szCs w:val="21"/>
        </w:rPr>
        <w:t>The execution roadmap and team structure has been defined based on the following assumptions:</w:t>
      </w:r>
    </w:p>
    <w:p w14:paraId="6AB53D4A" w14:textId="62122589" w:rsidR="00D00B5C" w:rsidRPr="00FD0966" w:rsidRDefault="00D00B5C" w:rsidP="00D00B5C">
      <w:pPr>
        <w:pStyle w:val="ListParagraph"/>
        <w:numPr>
          <w:ilvl w:val="0"/>
          <w:numId w:val="19"/>
        </w:numPr>
        <w:suppressAutoHyphens/>
        <w:spacing w:after="160" w:line="259" w:lineRule="auto"/>
        <w:contextualSpacing w:val="0"/>
        <w:rPr>
          <w:rFonts w:ascii="Arial" w:hAnsi="Arial" w:cs="Arial"/>
          <w:sz w:val="21"/>
          <w:szCs w:val="21"/>
        </w:rPr>
      </w:pPr>
      <w:r w:rsidRPr="00FD0966">
        <w:rPr>
          <w:rFonts w:ascii="Arial" w:hAnsi="Arial" w:cs="Arial"/>
          <w:sz w:val="21"/>
          <w:szCs w:val="21"/>
        </w:rPr>
        <w:t xml:space="preserve">Takeda shall ensure timely support from requisite stakeholders for validation, reviews, signoffs, </w:t>
      </w:r>
      <w:r w:rsidR="004135BA" w:rsidRPr="00FD0966">
        <w:rPr>
          <w:rFonts w:ascii="Arial" w:hAnsi="Arial" w:cs="Arial"/>
          <w:sz w:val="21"/>
          <w:szCs w:val="21"/>
        </w:rPr>
        <w:t>and process</w:t>
      </w:r>
      <w:r w:rsidRPr="00FD0966">
        <w:rPr>
          <w:rFonts w:ascii="Arial" w:hAnsi="Arial" w:cs="Arial"/>
          <w:sz w:val="21"/>
          <w:szCs w:val="21"/>
        </w:rPr>
        <w:t xml:space="preserve"> flows etc. Any delays will impact cost and timeline.</w:t>
      </w:r>
    </w:p>
    <w:p w14:paraId="45FD36CB" w14:textId="2DEEAC65" w:rsidR="00D00B5C" w:rsidRPr="00FD0966" w:rsidRDefault="00D00B5C" w:rsidP="00D00B5C">
      <w:pPr>
        <w:pStyle w:val="ListParagraph"/>
        <w:numPr>
          <w:ilvl w:val="0"/>
          <w:numId w:val="19"/>
        </w:numPr>
        <w:suppressAutoHyphens/>
        <w:spacing w:after="160" w:line="259" w:lineRule="auto"/>
        <w:contextualSpacing w:val="0"/>
        <w:rPr>
          <w:rFonts w:ascii="Arial" w:hAnsi="Arial" w:cs="Arial"/>
          <w:sz w:val="21"/>
          <w:szCs w:val="21"/>
        </w:rPr>
      </w:pPr>
      <w:r w:rsidRPr="00FD0966">
        <w:rPr>
          <w:rFonts w:ascii="Arial" w:hAnsi="Arial" w:cs="Arial"/>
          <w:sz w:val="21"/>
          <w:szCs w:val="21"/>
        </w:rPr>
        <w:t>Takeda shall ensure sufficient knowledge transfer from current team.</w:t>
      </w:r>
    </w:p>
    <w:p w14:paraId="1E2BEDB4" w14:textId="228BE569" w:rsidR="00D00B5C" w:rsidRPr="00FD0966" w:rsidRDefault="00D00B5C" w:rsidP="00D00B5C">
      <w:pPr>
        <w:pStyle w:val="ListParagraph"/>
        <w:numPr>
          <w:ilvl w:val="0"/>
          <w:numId w:val="19"/>
        </w:numPr>
        <w:suppressAutoHyphens/>
        <w:spacing w:after="160" w:line="259" w:lineRule="auto"/>
        <w:contextualSpacing w:val="0"/>
        <w:rPr>
          <w:rFonts w:ascii="Arial" w:hAnsi="Arial" w:cs="Arial"/>
          <w:sz w:val="21"/>
          <w:szCs w:val="21"/>
        </w:rPr>
      </w:pPr>
      <w:r w:rsidRPr="00FD0966">
        <w:rPr>
          <w:rFonts w:ascii="Arial" w:hAnsi="Arial" w:cs="Arial"/>
          <w:sz w:val="21"/>
          <w:szCs w:val="21"/>
        </w:rPr>
        <w:t xml:space="preserve">Takeda shall provide environment, </w:t>
      </w:r>
      <w:r w:rsidR="004A5DD1" w:rsidRPr="00FD0966">
        <w:rPr>
          <w:rFonts w:ascii="Arial" w:hAnsi="Arial" w:cs="Arial"/>
          <w:sz w:val="21"/>
          <w:szCs w:val="21"/>
        </w:rPr>
        <w:t>infrastructure,</w:t>
      </w:r>
      <w:r w:rsidRPr="00FD0966">
        <w:rPr>
          <w:rFonts w:ascii="Arial" w:hAnsi="Arial" w:cs="Arial"/>
          <w:sz w:val="21"/>
          <w:szCs w:val="21"/>
        </w:rPr>
        <w:t xml:space="preserve"> and necessary access permissions to project teams in a timely manner.</w:t>
      </w:r>
    </w:p>
    <w:p w14:paraId="10B628E8" w14:textId="77777777" w:rsidR="00D00B5C" w:rsidRPr="00FD0966" w:rsidRDefault="00D00B5C" w:rsidP="00D00B5C">
      <w:pPr>
        <w:pStyle w:val="ListParagraph"/>
        <w:numPr>
          <w:ilvl w:val="0"/>
          <w:numId w:val="19"/>
        </w:numPr>
        <w:suppressAutoHyphens/>
        <w:spacing w:after="160" w:line="288" w:lineRule="auto"/>
        <w:rPr>
          <w:rFonts w:ascii="Arial" w:hAnsi="Arial" w:cs="Arial"/>
          <w:sz w:val="21"/>
          <w:szCs w:val="21"/>
        </w:rPr>
      </w:pPr>
      <w:r w:rsidRPr="00FD0966">
        <w:rPr>
          <w:rFonts w:ascii="Arial" w:hAnsi="Arial" w:cs="Arial"/>
          <w:sz w:val="21"/>
          <w:szCs w:val="21"/>
        </w:rPr>
        <w:t>Support Coverage:</w:t>
      </w:r>
    </w:p>
    <w:p w14:paraId="374C08F9" w14:textId="77777777" w:rsidR="00D00B5C" w:rsidRPr="00FD0966" w:rsidRDefault="00D00B5C" w:rsidP="00D00B5C">
      <w:pPr>
        <w:pStyle w:val="ListParagraph"/>
        <w:numPr>
          <w:ilvl w:val="1"/>
          <w:numId w:val="19"/>
        </w:numPr>
        <w:suppressAutoHyphens/>
        <w:spacing w:after="160" w:line="288" w:lineRule="auto"/>
        <w:rPr>
          <w:rFonts w:ascii="Arial" w:hAnsi="Arial" w:cs="Arial"/>
          <w:sz w:val="21"/>
          <w:szCs w:val="21"/>
        </w:rPr>
      </w:pPr>
      <w:r w:rsidRPr="00FD0966">
        <w:rPr>
          <w:rFonts w:ascii="Arial" w:hAnsi="Arial" w:cs="Arial"/>
          <w:sz w:val="21"/>
          <w:szCs w:val="21"/>
        </w:rPr>
        <w:t>Support Days - Monday to Friday, excluding public holidays.</w:t>
      </w:r>
    </w:p>
    <w:p w14:paraId="7B01173D" w14:textId="1E0BD5F2" w:rsidR="00D00B5C" w:rsidRPr="00FD0966" w:rsidRDefault="00D00B5C" w:rsidP="00AF06AA">
      <w:pPr>
        <w:pStyle w:val="ListParagraph"/>
        <w:numPr>
          <w:ilvl w:val="1"/>
          <w:numId w:val="19"/>
        </w:numPr>
        <w:suppressAutoHyphens/>
        <w:spacing w:after="160" w:line="288" w:lineRule="auto"/>
        <w:rPr>
          <w:rFonts w:ascii="Arial" w:hAnsi="Arial" w:cs="Arial"/>
          <w:sz w:val="21"/>
          <w:szCs w:val="21"/>
        </w:rPr>
      </w:pPr>
      <w:r w:rsidRPr="00FD0966">
        <w:rPr>
          <w:rFonts w:ascii="Arial" w:hAnsi="Arial" w:cs="Arial"/>
          <w:sz w:val="21"/>
          <w:szCs w:val="21"/>
        </w:rPr>
        <w:t>Support Hours  - 10 AM IST to 7 PM IST</w:t>
      </w:r>
      <w:r w:rsidR="004A5DD1" w:rsidRPr="00FD0966">
        <w:rPr>
          <w:rFonts w:ascii="Arial" w:hAnsi="Arial" w:cs="Arial"/>
          <w:sz w:val="21"/>
          <w:szCs w:val="21"/>
        </w:rPr>
        <w:t xml:space="preserve">. </w:t>
      </w:r>
      <w:r w:rsidR="009A345C" w:rsidRPr="00FD0966">
        <w:rPr>
          <w:rFonts w:ascii="Arial" w:hAnsi="Arial" w:cs="Arial"/>
          <w:sz w:val="21"/>
          <w:szCs w:val="21"/>
        </w:rPr>
        <w:t>T</w:t>
      </w:r>
      <w:r w:rsidR="004A5DD1" w:rsidRPr="00FD0966">
        <w:rPr>
          <w:rFonts w:ascii="Arial" w:hAnsi="Arial" w:cs="Arial"/>
          <w:sz w:val="21"/>
          <w:szCs w:val="21"/>
        </w:rPr>
        <w:t xml:space="preserve">eams </w:t>
      </w:r>
      <w:r w:rsidR="00066AD7" w:rsidRPr="00FD0966">
        <w:rPr>
          <w:rFonts w:ascii="Arial" w:hAnsi="Arial" w:cs="Arial"/>
          <w:sz w:val="21"/>
          <w:szCs w:val="21"/>
        </w:rPr>
        <w:t xml:space="preserve">working and interacting with US require </w:t>
      </w:r>
      <w:r w:rsidR="005F3F35" w:rsidRPr="00FD0966">
        <w:rPr>
          <w:rFonts w:ascii="Arial" w:hAnsi="Arial" w:cs="Arial"/>
          <w:sz w:val="21"/>
          <w:szCs w:val="21"/>
        </w:rPr>
        <w:t>to be available beyond 7 PM IST</w:t>
      </w:r>
      <w:r w:rsidR="00990A38" w:rsidRPr="00FD0966">
        <w:rPr>
          <w:rFonts w:ascii="Arial" w:hAnsi="Arial" w:cs="Arial"/>
          <w:sz w:val="21"/>
          <w:szCs w:val="21"/>
        </w:rPr>
        <w:t xml:space="preserve"> on a regular basis</w:t>
      </w:r>
      <w:r w:rsidR="005F3F35" w:rsidRPr="00FD0966">
        <w:rPr>
          <w:rFonts w:ascii="Arial" w:hAnsi="Arial" w:cs="Arial"/>
          <w:sz w:val="21"/>
          <w:szCs w:val="21"/>
        </w:rPr>
        <w:t xml:space="preserve">. </w:t>
      </w:r>
      <w:r w:rsidR="004C159B" w:rsidRPr="00FD0966">
        <w:rPr>
          <w:rFonts w:ascii="Arial" w:hAnsi="Arial" w:cs="Arial"/>
          <w:sz w:val="21"/>
          <w:szCs w:val="21"/>
        </w:rPr>
        <w:t xml:space="preserve">The program will </w:t>
      </w:r>
      <w:r w:rsidR="001B14FE" w:rsidRPr="00FD0966">
        <w:rPr>
          <w:rFonts w:ascii="Arial" w:hAnsi="Arial" w:cs="Arial"/>
          <w:sz w:val="21"/>
          <w:szCs w:val="21"/>
        </w:rPr>
        <w:t>minimize</w:t>
      </w:r>
      <w:r w:rsidR="00F25F18" w:rsidRPr="00FD0966">
        <w:rPr>
          <w:rFonts w:ascii="Arial" w:hAnsi="Arial" w:cs="Arial"/>
          <w:sz w:val="21"/>
          <w:szCs w:val="21"/>
        </w:rPr>
        <w:t xml:space="preserve"> </w:t>
      </w:r>
      <w:r w:rsidR="009A345C" w:rsidRPr="00FD0966">
        <w:rPr>
          <w:rFonts w:ascii="Arial" w:hAnsi="Arial" w:cs="Arial"/>
          <w:sz w:val="21"/>
          <w:szCs w:val="21"/>
        </w:rPr>
        <w:t>impact where possible.</w:t>
      </w:r>
    </w:p>
    <w:p w14:paraId="73E576BE" w14:textId="77777777" w:rsidR="00D00B5C" w:rsidRPr="00FD0966" w:rsidRDefault="00D00B5C" w:rsidP="00D00B5C">
      <w:pPr>
        <w:pStyle w:val="Heading3"/>
        <w:numPr>
          <w:ilvl w:val="2"/>
          <w:numId w:val="0"/>
        </w:numPr>
        <w:tabs>
          <w:tab w:val="clear" w:pos="-720"/>
        </w:tabs>
        <w:snapToGrid/>
        <w:spacing w:before="240" w:after="240" w:line="240" w:lineRule="auto"/>
        <w:ind w:left="720" w:hanging="720"/>
        <w:jc w:val="left"/>
        <w:rPr>
          <w:rFonts w:ascii="Arial" w:hAnsi="Arial" w:cs="Arial"/>
          <w:sz w:val="21"/>
          <w:szCs w:val="21"/>
        </w:rPr>
      </w:pPr>
      <w:r w:rsidRPr="00FD0966">
        <w:rPr>
          <w:rFonts w:ascii="Arial" w:hAnsi="Arial" w:cs="Arial"/>
          <w:sz w:val="21"/>
          <w:szCs w:val="21"/>
        </w:rPr>
        <w:t>Governance Model</w:t>
      </w:r>
    </w:p>
    <w:p w14:paraId="45095354" w14:textId="5618447C" w:rsidR="00D00B5C" w:rsidRPr="00FD0966" w:rsidRDefault="00D00B5C" w:rsidP="00D00B5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120" w:line="288" w:lineRule="auto"/>
        <w:contextualSpacing/>
        <w:rPr>
          <w:rFonts w:ascii="Arial" w:hAnsi="Arial" w:cs="Arial"/>
          <w:sz w:val="21"/>
          <w:szCs w:val="21"/>
        </w:rPr>
      </w:pPr>
      <w:r w:rsidRPr="00FD0966">
        <w:rPr>
          <w:rFonts w:ascii="Arial" w:hAnsi="Arial" w:cs="Arial"/>
          <w:sz w:val="21"/>
          <w:szCs w:val="21"/>
        </w:rPr>
        <w:t xml:space="preserve">We approach the engagement with an Agile mindset, primarily focused on how the Takeda engineering ecosystem can successfully transform by adopting continuous learning / continuous improvement models. </w:t>
      </w:r>
      <w:r w:rsidR="00497B2D" w:rsidRPr="00FD0966">
        <w:rPr>
          <w:rFonts w:ascii="Arial" w:hAnsi="Arial" w:cs="Arial"/>
          <w:sz w:val="21"/>
          <w:szCs w:val="21"/>
        </w:rPr>
        <w:t xml:space="preserve">Together with Takeda, </w:t>
      </w:r>
      <w:r w:rsidRPr="00FD0966">
        <w:rPr>
          <w:rFonts w:ascii="Arial" w:hAnsi="Arial" w:cs="Arial"/>
          <w:sz w:val="21"/>
          <w:szCs w:val="21"/>
        </w:rPr>
        <w:t>Altimetrik will establish a Governance team (contacts), reporting cadence, and associated roles &amp; responsibilities prior to the beginning of the project and will be monitored by Altimetrik leadership team monthly. Altimetrik proposes the following Governance structure</w:t>
      </w:r>
      <w:r w:rsidR="00321845" w:rsidRPr="00FD0966">
        <w:rPr>
          <w:rFonts w:ascii="Arial" w:hAnsi="Arial" w:cs="Arial"/>
          <w:sz w:val="21"/>
          <w:szCs w:val="21"/>
        </w:rPr>
        <w:t xml:space="preserve"> </w:t>
      </w:r>
      <w:r w:rsidR="000C3977" w:rsidRPr="00FD0966">
        <w:rPr>
          <w:rFonts w:ascii="Arial" w:hAnsi="Arial" w:cs="Arial"/>
          <w:sz w:val="21"/>
          <w:szCs w:val="21"/>
        </w:rPr>
        <w:t xml:space="preserve">and will work with Takeda on integrating into one program </w:t>
      </w:r>
      <w:r w:rsidR="002E0249" w:rsidRPr="00FD0966">
        <w:rPr>
          <w:rFonts w:ascii="Arial" w:hAnsi="Arial" w:cs="Arial"/>
          <w:sz w:val="21"/>
          <w:szCs w:val="21"/>
        </w:rPr>
        <w:t>approach.</w:t>
      </w:r>
    </w:p>
    <w:p w14:paraId="5668B43A" w14:textId="4E39C489" w:rsidR="005B1BB6" w:rsidRPr="00FD0966" w:rsidRDefault="00D00B5C" w:rsidP="00D24AF2">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120" w:line="288" w:lineRule="auto"/>
        <w:contextualSpacing/>
        <w:jc w:val="center"/>
        <w:rPr>
          <w:rFonts w:ascii="Arial" w:hAnsi="Arial" w:cs="Arial"/>
          <w:sz w:val="21"/>
          <w:szCs w:val="21"/>
        </w:rPr>
      </w:pPr>
      <w:r w:rsidRPr="00FD0966">
        <w:rPr>
          <w:rFonts w:ascii="Arial" w:hAnsi="Arial" w:cs="Arial"/>
          <w:noProof/>
          <w:sz w:val="21"/>
          <w:szCs w:val="21"/>
        </w:rPr>
        <w:drawing>
          <wp:inline distT="0" distB="0" distL="0" distR="0" wp14:anchorId="3F8B38F8" wp14:editId="0D29A0DF">
            <wp:extent cx="6126480" cy="1841500"/>
            <wp:effectExtent l="0" t="0" r="7620" b="635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6480" cy="1841500"/>
                    </a:xfrm>
                    <a:prstGeom prst="rect">
                      <a:avLst/>
                    </a:prstGeom>
                  </pic:spPr>
                </pic:pic>
              </a:graphicData>
            </a:graphic>
          </wp:inline>
        </w:drawing>
      </w:r>
    </w:p>
    <w:p w14:paraId="03FBDCA9" w14:textId="77777777" w:rsidR="00EB7A42" w:rsidRPr="00FD0966" w:rsidRDefault="00EB7A42" w:rsidP="00D24AF2">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120" w:line="288" w:lineRule="auto"/>
        <w:contextualSpacing/>
        <w:jc w:val="center"/>
        <w:rPr>
          <w:rFonts w:ascii="Arial" w:hAnsi="Arial" w:cs="Arial"/>
          <w:sz w:val="21"/>
          <w:szCs w:val="21"/>
        </w:rPr>
      </w:pPr>
    </w:p>
    <w:p w14:paraId="3A508A1F" w14:textId="77777777" w:rsidR="00A32D65" w:rsidRPr="00FD0966" w:rsidRDefault="00A32D65" w:rsidP="00A32D65">
      <w:pPr>
        <w:numPr>
          <w:ilvl w:val="0"/>
          <w:numId w:val="2"/>
        </w:numPr>
        <w:spacing w:line="240" w:lineRule="exact"/>
        <w:jc w:val="both"/>
        <w:rPr>
          <w:rFonts w:ascii="Arial" w:hAnsi="Arial" w:cs="Arial"/>
          <w:sz w:val="21"/>
          <w:szCs w:val="21"/>
        </w:rPr>
      </w:pPr>
      <w:r w:rsidRPr="00FD0966">
        <w:rPr>
          <w:rFonts w:ascii="Arial" w:hAnsi="Arial" w:cs="Arial"/>
          <w:b/>
          <w:caps/>
          <w:sz w:val="21"/>
          <w:szCs w:val="21"/>
          <w:u w:val="single"/>
        </w:rPr>
        <w:t>Timetable and Project Milestones</w:t>
      </w:r>
      <w:r w:rsidRPr="00FD0966">
        <w:rPr>
          <w:rFonts w:ascii="Arial" w:hAnsi="Arial" w:cs="Arial"/>
          <w:b/>
          <w:caps/>
          <w:sz w:val="21"/>
          <w:szCs w:val="21"/>
        </w:rPr>
        <w:t xml:space="preserve">:  </w:t>
      </w:r>
    </w:p>
    <w:p w14:paraId="3ECFAB37" w14:textId="77777777" w:rsidR="00A32D65" w:rsidRPr="00FD0966" w:rsidRDefault="00A32D65" w:rsidP="00A32D65">
      <w:pPr>
        <w:spacing w:line="240" w:lineRule="exact"/>
        <w:ind w:left="720"/>
        <w:jc w:val="both"/>
        <w:rPr>
          <w:rFonts w:ascii="Arial" w:hAnsi="Arial" w:cs="Arial"/>
          <w:sz w:val="21"/>
          <w:szCs w:val="21"/>
        </w:rPr>
      </w:pPr>
    </w:p>
    <w:p w14:paraId="6B06BDC2" w14:textId="72D052FB" w:rsidR="003825DF" w:rsidRPr="00365D23" w:rsidRDefault="00A32D65" w:rsidP="00365D23">
      <w:pPr>
        <w:spacing w:line="240" w:lineRule="exact"/>
        <w:ind w:left="720"/>
        <w:jc w:val="both"/>
        <w:rPr>
          <w:rFonts w:ascii="Arial" w:hAnsi="Arial" w:cs="Arial"/>
          <w:sz w:val="21"/>
          <w:szCs w:val="21"/>
        </w:rPr>
      </w:pPr>
      <w:r w:rsidRPr="4C492A18">
        <w:rPr>
          <w:rFonts w:ascii="Arial" w:hAnsi="Arial" w:cs="Arial"/>
          <w:sz w:val="21"/>
          <w:szCs w:val="21"/>
        </w:rPr>
        <w:t xml:space="preserve">All Services are to be </w:t>
      </w:r>
      <w:r w:rsidR="498D003E" w:rsidRPr="4C492A18">
        <w:rPr>
          <w:rFonts w:ascii="Arial" w:hAnsi="Arial" w:cs="Arial"/>
          <w:sz w:val="21"/>
          <w:szCs w:val="21"/>
        </w:rPr>
        <w:t>completed,</w:t>
      </w:r>
      <w:r w:rsidRPr="4C492A18">
        <w:rPr>
          <w:rFonts w:ascii="Arial" w:hAnsi="Arial" w:cs="Arial"/>
          <w:sz w:val="21"/>
          <w:szCs w:val="21"/>
        </w:rPr>
        <w:t xml:space="preserve"> and Deliverables delivered </w:t>
      </w:r>
      <w:r w:rsidR="00CD4431" w:rsidRPr="4C492A18">
        <w:rPr>
          <w:rFonts w:ascii="Arial" w:hAnsi="Arial" w:cs="Arial"/>
          <w:sz w:val="21"/>
          <w:szCs w:val="21"/>
        </w:rPr>
        <w:t>according to the release plan</w:t>
      </w:r>
    </w:p>
    <w:p w14:paraId="3B0909E4" w14:textId="77777777" w:rsidR="003825DF" w:rsidRPr="00FD0966" w:rsidRDefault="003825DF" w:rsidP="003825DF">
      <w:pPr>
        <w:tabs>
          <w:tab w:val="left" w:pos="0"/>
        </w:tabs>
        <w:suppressAutoHyphens/>
        <w:spacing w:line="240" w:lineRule="exact"/>
        <w:ind w:left="720"/>
        <w:jc w:val="both"/>
        <w:rPr>
          <w:rFonts w:ascii="Arial" w:hAnsi="Arial" w:cs="Arial"/>
          <w:sz w:val="21"/>
          <w:szCs w:val="21"/>
        </w:rPr>
      </w:pPr>
    </w:p>
    <w:p w14:paraId="64CD36C9" w14:textId="1660FA58" w:rsidR="003825DF" w:rsidRPr="00FD0966" w:rsidRDefault="003825DF" w:rsidP="003825DF">
      <w:pPr>
        <w:numPr>
          <w:ilvl w:val="0"/>
          <w:numId w:val="2"/>
        </w:numPr>
        <w:tabs>
          <w:tab w:val="left" w:pos="0"/>
        </w:tabs>
        <w:suppressAutoHyphens/>
        <w:spacing w:line="240" w:lineRule="exact"/>
        <w:jc w:val="both"/>
        <w:rPr>
          <w:rFonts w:ascii="Arial" w:hAnsi="Arial" w:cs="Arial"/>
          <w:sz w:val="21"/>
          <w:szCs w:val="21"/>
        </w:rPr>
      </w:pPr>
      <w:r w:rsidRPr="00FD0966">
        <w:rPr>
          <w:rFonts w:ascii="Arial" w:hAnsi="Arial" w:cs="Arial"/>
          <w:b/>
          <w:caps/>
          <w:sz w:val="21"/>
          <w:szCs w:val="21"/>
          <w:u w:val="single"/>
        </w:rPr>
        <w:t>Key Personnel</w:t>
      </w:r>
      <w:r w:rsidRPr="00FD0966">
        <w:rPr>
          <w:rFonts w:ascii="Arial" w:hAnsi="Arial" w:cs="Arial"/>
          <w:b/>
          <w:caps/>
          <w:sz w:val="21"/>
          <w:szCs w:val="21"/>
        </w:rPr>
        <w:t xml:space="preserve">:  </w:t>
      </w:r>
    </w:p>
    <w:p w14:paraId="2FBB9762" w14:textId="5D4AFD11" w:rsidR="003825DF" w:rsidRPr="00FD0966" w:rsidRDefault="003825DF" w:rsidP="003825DF">
      <w:pPr>
        <w:tabs>
          <w:tab w:val="left" w:pos="0"/>
        </w:tabs>
        <w:suppressAutoHyphens/>
        <w:spacing w:line="240" w:lineRule="exact"/>
        <w:ind w:left="720"/>
        <w:jc w:val="both"/>
        <w:rPr>
          <w:rFonts w:ascii="Arial" w:hAnsi="Arial" w:cs="Arial"/>
          <w:sz w:val="21"/>
          <w:szCs w:val="21"/>
        </w:rPr>
      </w:pPr>
    </w:p>
    <w:p w14:paraId="4AAB66B0" w14:textId="4EFBB4DD" w:rsidR="003825DF" w:rsidRPr="00FD0966" w:rsidRDefault="003825DF" w:rsidP="003825DF">
      <w:pPr>
        <w:tabs>
          <w:tab w:val="left" w:pos="0"/>
        </w:tabs>
        <w:suppressAutoHyphens/>
        <w:spacing w:line="240" w:lineRule="exact"/>
        <w:ind w:left="720"/>
        <w:jc w:val="both"/>
        <w:rPr>
          <w:rFonts w:ascii="Arial" w:hAnsi="Arial" w:cs="Arial"/>
          <w:sz w:val="21"/>
          <w:szCs w:val="21"/>
        </w:rPr>
      </w:pPr>
      <w:r w:rsidRPr="00FD0966">
        <w:rPr>
          <w:rFonts w:ascii="Arial" w:hAnsi="Arial" w:cs="Arial"/>
          <w:b/>
          <w:sz w:val="21"/>
          <w:szCs w:val="21"/>
        </w:rPr>
        <w:t xml:space="preserve">Key personnel: </w:t>
      </w:r>
      <w:r w:rsidRPr="00FD0966">
        <w:rPr>
          <w:rFonts w:ascii="Arial" w:hAnsi="Arial" w:cs="Arial"/>
          <w:sz w:val="21"/>
          <w:szCs w:val="21"/>
        </w:rPr>
        <w:t>list the names and roles of Company’s key personnel who will provide the Services, including the name of Company’s manager responsible for the project.</w:t>
      </w:r>
    </w:p>
    <w:p w14:paraId="2C8F50D8" w14:textId="2E1C13C8" w:rsidR="003825DF" w:rsidRPr="00FD0966" w:rsidRDefault="003825DF" w:rsidP="003825DF">
      <w:pPr>
        <w:tabs>
          <w:tab w:val="left" w:pos="0"/>
        </w:tabs>
        <w:suppressAutoHyphens/>
        <w:spacing w:line="240" w:lineRule="exact"/>
        <w:ind w:left="720"/>
        <w:jc w:val="both"/>
        <w:rPr>
          <w:rFonts w:ascii="Arial" w:hAnsi="Arial" w:cs="Arial"/>
          <w:sz w:val="21"/>
          <w:szCs w:val="21"/>
        </w:rPr>
      </w:pPr>
    </w:p>
    <w:tbl>
      <w:tblPr>
        <w:tblStyle w:val="TableGrid"/>
        <w:tblW w:w="0" w:type="auto"/>
        <w:tblInd w:w="715" w:type="dxa"/>
        <w:tblLook w:val="04A0" w:firstRow="1" w:lastRow="0" w:firstColumn="1" w:lastColumn="0" w:noHBand="0" w:noVBand="1"/>
      </w:tblPr>
      <w:tblGrid>
        <w:gridCol w:w="2340"/>
        <w:gridCol w:w="2957"/>
        <w:gridCol w:w="3004"/>
      </w:tblGrid>
      <w:tr w:rsidR="003825DF" w:rsidRPr="00FD0966" w14:paraId="4D94C4D0" w14:textId="77777777" w:rsidTr="00365D23">
        <w:tc>
          <w:tcPr>
            <w:tcW w:w="2340" w:type="dxa"/>
          </w:tcPr>
          <w:p w14:paraId="111D3F52" w14:textId="77777777" w:rsidR="003825DF" w:rsidRPr="00FD0966" w:rsidRDefault="003825DF" w:rsidP="005B401E">
            <w:pPr>
              <w:snapToGrid w:val="0"/>
              <w:spacing w:line="240" w:lineRule="exact"/>
              <w:jc w:val="both"/>
              <w:rPr>
                <w:rFonts w:ascii="Arial" w:hAnsi="Arial" w:cs="Arial"/>
                <w:b/>
                <w:iCs/>
                <w:sz w:val="21"/>
                <w:szCs w:val="21"/>
              </w:rPr>
            </w:pPr>
            <w:r w:rsidRPr="00FD0966">
              <w:rPr>
                <w:rFonts w:ascii="Arial" w:hAnsi="Arial" w:cs="Arial"/>
                <w:b/>
                <w:iCs/>
                <w:sz w:val="21"/>
                <w:szCs w:val="21"/>
              </w:rPr>
              <w:t>Name</w:t>
            </w:r>
          </w:p>
        </w:tc>
        <w:tc>
          <w:tcPr>
            <w:tcW w:w="2957" w:type="dxa"/>
          </w:tcPr>
          <w:p w14:paraId="2A12DFE4" w14:textId="4110D299" w:rsidR="003825DF" w:rsidRPr="00FD0966" w:rsidRDefault="003825DF" w:rsidP="005B401E">
            <w:pPr>
              <w:snapToGrid w:val="0"/>
              <w:spacing w:line="240" w:lineRule="exact"/>
              <w:jc w:val="both"/>
              <w:rPr>
                <w:rFonts w:ascii="Arial" w:hAnsi="Arial" w:cs="Arial"/>
                <w:b/>
                <w:iCs/>
                <w:sz w:val="21"/>
                <w:szCs w:val="21"/>
              </w:rPr>
            </w:pPr>
            <w:r w:rsidRPr="00FD0966">
              <w:rPr>
                <w:rFonts w:ascii="Arial" w:hAnsi="Arial" w:cs="Arial"/>
                <w:b/>
                <w:iCs/>
                <w:sz w:val="21"/>
                <w:szCs w:val="21"/>
              </w:rPr>
              <w:t>Responsibility</w:t>
            </w:r>
          </w:p>
        </w:tc>
        <w:tc>
          <w:tcPr>
            <w:tcW w:w="3004" w:type="dxa"/>
          </w:tcPr>
          <w:p w14:paraId="31240306" w14:textId="77777777" w:rsidR="003825DF" w:rsidRPr="00FD0966" w:rsidRDefault="003825DF" w:rsidP="005B401E">
            <w:pPr>
              <w:snapToGrid w:val="0"/>
              <w:spacing w:line="240" w:lineRule="exact"/>
              <w:jc w:val="both"/>
              <w:rPr>
                <w:rFonts w:ascii="Arial" w:hAnsi="Arial" w:cs="Arial"/>
                <w:b/>
                <w:iCs/>
                <w:sz w:val="21"/>
                <w:szCs w:val="21"/>
              </w:rPr>
            </w:pPr>
            <w:r w:rsidRPr="00FD0966">
              <w:rPr>
                <w:rFonts w:ascii="Arial" w:hAnsi="Arial" w:cs="Arial"/>
                <w:b/>
                <w:iCs/>
                <w:sz w:val="21"/>
                <w:szCs w:val="21"/>
              </w:rPr>
              <w:t>Duration of Assignment</w:t>
            </w:r>
          </w:p>
        </w:tc>
      </w:tr>
      <w:tr w:rsidR="003825DF" w:rsidRPr="00FD0966" w14:paraId="69CE6E30" w14:textId="77777777" w:rsidTr="00365D23">
        <w:tc>
          <w:tcPr>
            <w:tcW w:w="2340" w:type="dxa"/>
          </w:tcPr>
          <w:p w14:paraId="5F4F2BEA" w14:textId="732E1C14" w:rsidR="003825DF" w:rsidRPr="00FD0966" w:rsidRDefault="00D5083E" w:rsidP="005B401E">
            <w:pPr>
              <w:snapToGrid w:val="0"/>
              <w:spacing w:line="240" w:lineRule="exact"/>
              <w:jc w:val="both"/>
              <w:rPr>
                <w:rFonts w:ascii="Arial" w:hAnsi="Arial" w:cs="Arial"/>
                <w:bCs/>
                <w:iCs/>
                <w:sz w:val="21"/>
                <w:szCs w:val="21"/>
              </w:rPr>
            </w:pPr>
            <w:r w:rsidRPr="00FD0966">
              <w:rPr>
                <w:rFonts w:ascii="Arial" w:hAnsi="Arial" w:cs="Arial"/>
                <w:bCs/>
                <w:iCs/>
                <w:sz w:val="21"/>
                <w:szCs w:val="21"/>
              </w:rPr>
              <w:t>Bipin Bhaskar</w:t>
            </w:r>
          </w:p>
        </w:tc>
        <w:tc>
          <w:tcPr>
            <w:tcW w:w="2957" w:type="dxa"/>
          </w:tcPr>
          <w:p w14:paraId="7B548D5D" w14:textId="06848BED" w:rsidR="003825DF" w:rsidRPr="00FD0966" w:rsidRDefault="00D5083E" w:rsidP="005B401E">
            <w:pPr>
              <w:snapToGrid w:val="0"/>
              <w:spacing w:line="240" w:lineRule="exact"/>
              <w:jc w:val="both"/>
              <w:rPr>
                <w:rFonts w:ascii="Arial" w:hAnsi="Arial" w:cs="Arial"/>
                <w:b/>
                <w:iCs/>
                <w:sz w:val="21"/>
                <w:szCs w:val="21"/>
              </w:rPr>
            </w:pPr>
            <w:r w:rsidRPr="00FD0966">
              <w:rPr>
                <w:rFonts w:ascii="Arial" w:hAnsi="Arial" w:cs="Arial"/>
                <w:b/>
                <w:iCs/>
                <w:sz w:val="21"/>
                <w:szCs w:val="21"/>
              </w:rPr>
              <w:t>Client Partner</w:t>
            </w:r>
          </w:p>
        </w:tc>
        <w:tc>
          <w:tcPr>
            <w:tcW w:w="3004" w:type="dxa"/>
          </w:tcPr>
          <w:p w14:paraId="75C0356C" w14:textId="48021262" w:rsidR="003825DF" w:rsidRPr="00FD0966" w:rsidRDefault="00406496" w:rsidP="4F5E7795">
            <w:pPr>
              <w:snapToGrid w:val="0"/>
              <w:spacing w:line="240" w:lineRule="exact"/>
              <w:jc w:val="both"/>
              <w:rPr>
                <w:rFonts w:ascii="Arial" w:hAnsi="Arial" w:cs="Arial"/>
                <w:b/>
                <w:bCs/>
                <w:sz w:val="21"/>
                <w:szCs w:val="21"/>
              </w:rPr>
            </w:pPr>
            <w:r>
              <w:rPr>
                <w:rFonts w:ascii="Arial" w:hAnsi="Arial" w:cs="Arial"/>
                <w:b/>
                <w:bCs/>
                <w:sz w:val="21"/>
                <w:szCs w:val="21"/>
              </w:rPr>
              <w:t>Oct</w:t>
            </w:r>
            <w:r w:rsidR="00881BDF">
              <w:rPr>
                <w:rFonts w:ascii="Arial" w:hAnsi="Arial" w:cs="Arial"/>
                <w:b/>
                <w:bCs/>
                <w:sz w:val="21"/>
                <w:szCs w:val="21"/>
              </w:rPr>
              <w:t>’20</w:t>
            </w:r>
            <w:r w:rsidR="001D2B20">
              <w:rPr>
                <w:rFonts w:ascii="Arial" w:hAnsi="Arial" w:cs="Arial"/>
                <w:b/>
                <w:bCs/>
                <w:sz w:val="21"/>
                <w:szCs w:val="21"/>
              </w:rPr>
              <w:t>2</w:t>
            </w:r>
            <w:r w:rsidR="00881BDF">
              <w:rPr>
                <w:rFonts w:ascii="Arial" w:hAnsi="Arial" w:cs="Arial"/>
                <w:b/>
                <w:bCs/>
                <w:sz w:val="21"/>
                <w:szCs w:val="21"/>
              </w:rPr>
              <w:t>6</w:t>
            </w:r>
            <w:r w:rsidR="00703612">
              <w:rPr>
                <w:rFonts w:ascii="Arial" w:hAnsi="Arial" w:cs="Arial"/>
                <w:b/>
                <w:bCs/>
                <w:sz w:val="21"/>
                <w:szCs w:val="21"/>
              </w:rPr>
              <w:t xml:space="preserve"> to </w:t>
            </w:r>
            <w:r>
              <w:rPr>
                <w:rFonts w:ascii="Arial" w:hAnsi="Arial" w:cs="Arial"/>
                <w:b/>
                <w:bCs/>
                <w:sz w:val="21"/>
                <w:szCs w:val="21"/>
              </w:rPr>
              <w:t>Mar</w:t>
            </w:r>
            <w:r w:rsidR="006750E0">
              <w:rPr>
                <w:rFonts w:ascii="Arial" w:hAnsi="Arial" w:cs="Arial"/>
                <w:b/>
                <w:bCs/>
                <w:sz w:val="21"/>
                <w:szCs w:val="21"/>
              </w:rPr>
              <w:t>’202</w:t>
            </w:r>
            <w:r w:rsidR="007213E4">
              <w:rPr>
                <w:rFonts w:ascii="Arial" w:hAnsi="Arial" w:cs="Arial"/>
                <w:b/>
                <w:bCs/>
                <w:sz w:val="21"/>
                <w:szCs w:val="21"/>
              </w:rPr>
              <w:t>7</w:t>
            </w:r>
          </w:p>
        </w:tc>
      </w:tr>
      <w:tr w:rsidR="007213E4" w:rsidRPr="00FD0966" w14:paraId="138E3D59" w14:textId="77777777" w:rsidTr="00365D23">
        <w:tc>
          <w:tcPr>
            <w:tcW w:w="2340" w:type="dxa"/>
          </w:tcPr>
          <w:p w14:paraId="2F660E51" w14:textId="02E6379F" w:rsidR="007213E4" w:rsidRPr="00FD0966" w:rsidRDefault="007213E4" w:rsidP="007213E4">
            <w:pPr>
              <w:snapToGrid w:val="0"/>
              <w:spacing w:line="240" w:lineRule="exact"/>
              <w:jc w:val="both"/>
              <w:rPr>
                <w:rFonts w:ascii="Arial" w:hAnsi="Arial" w:cs="Arial"/>
                <w:bCs/>
                <w:iCs/>
                <w:sz w:val="21"/>
                <w:szCs w:val="21"/>
              </w:rPr>
            </w:pPr>
            <w:r>
              <w:rPr>
                <w:rFonts w:ascii="Arial" w:hAnsi="Arial" w:cs="Arial"/>
                <w:bCs/>
                <w:iCs/>
                <w:sz w:val="21"/>
                <w:szCs w:val="21"/>
              </w:rPr>
              <w:t>Srinath Parthasarathy</w:t>
            </w:r>
          </w:p>
        </w:tc>
        <w:tc>
          <w:tcPr>
            <w:tcW w:w="2957" w:type="dxa"/>
          </w:tcPr>
          <w:p w14:paraId="793FFBF5" w14:textId="5D23C91B" w:rsidR="007213E4" w:rsidRPr="00FD0966" w:rsidRDefault="007213E4" w:rsidP="007213E4">
            <w:pPr>
              <w:snapToGrid w:val="0"/>
              <w:spacing w:line="240" w:lineRule="exact"/>
              <w:jc w:val="both"/>
              <w:rPr>
                <w:rFonts w:ascii="Arial" w:hAnsi="Arial" w:cs="Arial"/>
                <w:b/>
                <w:iCs/>
                <w:sz w:val="21"/>
                <w:szCs w:val="21"/>
              </w:rPr>
            </w:pPr>
            <w:r w:rsidRPr="00FD0966">
              <w:rPr>
                <w:rFonts w:ascii="Arial" w:hAnsi="Arial" w:cs="Arial"/>
                <w:b/>
                <w:iCs/>
                <w:sz w:val="21"/>
                <w:szCs w:val="21"/>
              </w:rPr>
              <w:t>Engineering Leader</w:t>
            </w:r>
          </w:p>
        </w:tc>
        <w:tc>
          <w:tcPr>
            <w:tcW w:w="3004" w:type="dxa"/>
          </w:tcPr>
          <w:p w14:paraId="26B1F199" w14:textId="398A22AB" w:rsidR="007213E4" w:rsidRPr="00FD0966" w:rsidRDefault="00406496" w:rsidP="007213E4">
            <w:pPr>
              <w:snapToGrid w:val="0"/>
              <w:spacing w:line="240" w:lineRule="exact"/>
              <w:jc w:val="both"/>
              <w:rPr>
                <w:rFonts w:ascii="Arial" w:hAnsi="Arial" w:cs="Arial"/>
                <w:b/>
                <w:bCs/>
                <w:sz w:val="21"/>
                <w:szCs w:val="21"/>
              </w:rPr>
            </w:pPr>
            <w:r>
              <w:rPr>
                <w:rFonts w:ascii="Arial" w:hAnsi="Arial" w:cs="Arial"/>
                <w:b/>
                <w:bCs/>
                <w:sz w:val="21"/>
                <w:szCs w:val="21"/>
              </w:rPr>
              <w:t>Oct</w:t>
            </w:r>
            <w:r w:rsidR="007213E4">
              <w:rPr>
                <w:rFonts w:ascii="Arial" w:hAnsi="Arial" w:cs="Arial"/>
                <w:b/>
                <w:bCs/>
                <w:sz w:val="21"/>
                <w:szCs w:val="21"/>
              </w:rPr>
              <w:t xml:space="preserve">’2026 to </w:t>
            </w:r>
            <w:r>
              <w:rPr>
                <w:rFonts w:ascii="Arial" w:hAnsi="Arial" w:cs="Arial"/>
                <w:b/>
                <w:bCs/>
                <w:sz w:val="21"/>
                <w:szCs w:val="21"/>
              </w:rPr>
              <w:t>Mar</w:t>
            </w:r>
            <w:r w:rsidR="007213E4">
              <w:rPr>
                <w:rFonts w:ascii="Arial" w:hAnsi="Arial" w:cs="Arial"/>
                <w:b/>
                <w:bCs/>
                <w:sz w:val="21"/>
                <w:szCs w:val="21"/>
              </w:rPr>
              <w:t>’2027</w:t>
            </w:r>
          </w:p>
        </w:tc>
      </w:tr>
    </w:tbl>
    <w:p w14:paraId="5E5BFF99" w14:textId="3CF9CC78" w:rsidR="00D64C15" w:rsidRDefault="00D64C15" w:rsidP="00D64C15">
      <w:pPr>
        <w:pStyle w:val="Bulletlevel1"/>
        <w:numPr>
          <w:ilvl w:val="0"/>
          <w:numId w:val="0"/>
        </w:numPr>
        <w:spacing w:before="120"/>
        <w:rPr>
          <w:rFonts w:ascii="Arial" w:hAnsi="Arial" w:cs="Arial"/>
          <w:b/>
          <w:bCs/>
          <w:sz w:val="21"/>
          <w:szCs w:val="21"/>
          <w:u w:val="single"/>
        </w:rPr>
      </w:pPr>
    </w:p>
    <w:p w14:paraId="6EAE20D1" w14:textId="6C11DC8F" w:rsidR="00D64C15" w:rsidRPr="00374813" w:rsidRDefault="00D64C15" w:rsidP="00D64C15">
      <w:pPr>
        <w:pStyle w:val="Bulletlevel1"/>
        <w:numPr>
          <w:ilvl w:val="0"/>
          <w:numId w:val="0"/>
        </w:numPr>
        <w:spacing w:before="120"/>
        <w:rPr>
          <w:rFonts w:ascii="Arial" w:hAnsi="Arial" w:cs="Arial"/>
          <w:b/>
          <w:bCs/>
          <w:sz w:val="21"/>
          <w:szCs w:val="21"/>
          <w:u w:val="single"/>
        </w:rPr>
      </w:pPr>
      <w:r w:rsidRPr="00FD0966">
        <w:rPr>
          <w:rFonts w:ascii="Arial" w:hAnsi="Arial" w:cs="Arial"/>
          <w:b/>
          <w:bCs/>
          <w:sz w:val="21"/>
          <w:szCs w:val="21"/>
          <w:u w:val="single"/>
        </w:rPr>
        <w:t>Roles and allocations per month (in FTE)</w:t>
      </w:r>
    </w:p>
    <w:p w14:paraId="6F0D5B0C" w14:textId="362663BC" w:rsidR="003825DF" w:rsidRPr="00FD0966" w:rsidRDefault="003825DF" w:rsidP="003825DF">
      <w:pPr>
        <w:rPr>
          <w:rFonts w:ascii="Arial" w:hAnsi="Arial" w:cs="Arial"/>
          <w:sz w:val="21"/>
          <w:szCs w:val="21"/>
        </w:rPr>
      </w:pPr>
    </w:p>
    <w:p w14:paraId="7ACA3D87" w14:textId="63407043" w:rsidR="00B50911" w:rsidRDefault="00482B10" w:rsidP="004F1F8F">
      <w:pPr>
        <w:pStyle w:val="ListParagraph"/>
        <w:autoSpaceDE w:val="0"/>
        <w:autoSpaceDN w:val="0"/>
        <w:adjustRightInd w:val="0"/>
        <w:ind w:left="0"/>
        <w:rPr>
          <w:rFonts w:ascii="Arial" w:hAnsi="Arial" w:cs="Arial"/>
          <w:sz w:val="21"/>
          <w:szCs w:val="21"/>
        </w:rPr>
      </w:pPr>
      <w:r w:rsidRPr="00FD0966">
        <w:rPr>
          <w:rFonts w:ascii="Arial" w:hAnsi="Arial" w:cs="Arial"/>
          <w:sz w:val="21"/>
          <w:szCs w:val="21"/>
        </w:rPr>
        <w:t xml:space="preserve">During the project roles and allocations may change based on project needs subject to Takeda Program Lead approval, </w:t>
      </w:r>
      <w:proofErr w:type="gramStart"/>
      <w:r w:rsidRPr="00FD0966">
        <w:rPr>
          <w:rFonts w:ascii="Arial" w:hAnsi="Arial" w:cs="Arial"/>
          <w:sz w:val="21"/>
          <w:szCs w:val="21"/>
        </w:rPr>
        <w:t>as long as</w:t>
      </w:r>
      <w:proofErr w:type="gramEnd"/>
      <w:r w:rsidRPr="00FD0966">
        <w:rPr>
          <w:rFonts w:ascii="Arial" w:hAnsi="Arial" w:cs="Arial"/>
          <w:sz w:val="21"/>
          <w:szCs w:val="21"/>
        </w:rPr>
        <w:t xml:space="preserve"> the total contracted fees are not exceeded</w:t>
      </w:r>
      <w:r w:rsidR="004F1F8F">
        <w:rPr>
          <w:rFonts w:ascii="Arial" w:hAnsi="Arial" w:cs="Arial"/>
          <w:sz w:val="21"/>
          <w:szCs w:val="21"/>
        </w:rPr>
        <w:t>.</w:t>
      </w:r>
    </w:p>
    <w:p w14:paraId="36131B36" w14:textId="05E002D9" w:rsidR="00D16B12" w:rsidRPr="004F1F8F" w:rsidRDefault="00D16B12" w:rsidP="004F1F8F">
      <w:pPr>
        <w:pStyle w:val="ListParagraph"/>
        <w:autoSpaceDE w:val="0"/>
        <w:autoSpaceDN w:val="0"/>
        <w:adjustRightInd w:val="0"/>
        <w:ind w:left="0"/>
        <w:rPr>
          <w:rFonts w:ascii="Arial" w:hAnsi="Arial" w:cs="Arial"/>
          <w:sz w:val="21"/>
          <w:szCs w:val="21"/>
        </w:rPr>
      </w:pPr>
    </w:p>
    <w:p w14:paraId="1EC9F6C7" w14:textId="5183A076" w:rsidR="00B87DE8" w:rsidRPr="00D16B12" w:rsidRDefault="003825DF" w:rsidP="00B87DE8">
      <w:pPr>
        <w:numPr>
          <w:ilvl w:val="0"/>
          <w:numId w:val="2"/>
        </w:numPr>
        <w:tabs>
          <w:tab w:val="left" w:pos="0"/>
        </w:tabs>
        <w:suppressAutoHyphens/>
        <w:spacing w:line="240" w:lineRule="exact"/>
        <w:jc w:val="both"/>
        <w:rPr>
          <w:rFonts w:ascii="Arial" w:hAnsi="Arial" w:cs="Arial"/>
          <w:sz w:val="21"/>
          <w:szCs w:val="21"/>
        </w:rPr>
      </w:pPr>
      <w:r w:rsidRPr="00FD0966">
        <w:rPr>
          <w:rFonts w:ascii="Arial" w:hAnsi="Arial" w:cs="Arial"/>
          <w:b/>
          <w:caps/>
          <w:sz w:val="21"/>
          <w:szCs w:val="21"/>
          <w:u w:val="single"/>
        </w:rPr>
        <w:t>Budget and payment</w:t>
      </w:r>
      <w:r w:rsidRPr="00FD0966">
        <w:rPr>
          <w:rFonts w:ascii="Arial" w:hAnsi="Arial" w:cs="Arial"/>
          <w:b/>
          <w:sz w:val="21"/>
          <w:szCs w:val="21"/>
        </w:rPr>
        <w:t xml:space="preserve">:  </w:t>
      </w:r>
    </w:p>
    <w:p w14:paraId="4055925C" w14:textId="3C24D190" w:rsidR="00D16B12" w:rsidRDefault="007B3343" w:rsidP="00D16B12">
      <w:pPr>
        <w:tabs>
          <w:tab w:val="left" w:pos="0"/>
        </w:tabs>
        <w:suppressAutoHyphens/>
        <w:spacing w:line="240" w:lineRule="exact"/>
        <w:ind w:left="720"/>
        <w:jc w:val="both"/>
        <w:rPr>
          <w:rFonts w:ascii="Arial" w:hAnsi="Arial" w:cs="Arial"/>
          <w:b/>
          <w:caps/>
          <w:sz w:val="21"/>
          <w:szCs w:val="21"/>
          <w:u w:val="single"/>
        </w:rPr>
      </w:pPr>
      <w:r w:rsidRPr="007B3343">
        <w:rPr>
          <w:rFonts w:ascii="Arial" w:hAnsi="Arial" w:cs="Arial"/>
          <w:noProof/>
          <w:sz w:val="21"/>
          <w:szCs w:val="21"/>
        </w:rPr>
        <w:drawing>
          <wp:anchor distT="0" distB="0" distL="114300" distR="114300" simplePos="0" relativeHeight="251658240" behindDoc="1" locked="0" layoutInCell="1" allowOverlap="1" wp14:anchorId="4C6CDAC1" wp14:editId="009318DC">
            <wp:simplePos x="0" y="0"/>
            <wp:positionH relativeFrom="column">
              <wp:posOffset>523240</wp:posOffset>
            </wp:positionH>
            <wp:positionV relativeFrom="paragraph">
              <wp:posOffset>85725</wp:posOffset>
            </wp:positionV>
            <wp:extent cx="4846955" cy="1516380"/>
            <wp:effectExtent l="0" t="0" r="4445" b="0"/>
            <wp:wrapTight wrapText="bothSides">
              <wp:wrapPolygon edited="0">
                <wp:start x="0" y="0"/>
                <wp:lineTo x="0" y="21347"/>
                <wp:lineTo x="21563" y="21347"/>
                <wp:lineTo x="21563" y="0"/>
                <wp:lineTo x="0" y="0"/>
              </wp:wrapPolygon>
            </wp:wrapTight>
            <wp:docPr id="46071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15551" name=""/>
                    <pic:cNvPicPr/>
                  </pic:nvPicPr>
                  <pic:blipFill>
                    <a:blip r:embed="rId13">
                      <a:extLst>
                        <a:ext uri="{28A0092B-C50C-407E-A947-70E740481C1C}">
                          <a14:useLocalDpi xmlns:a14="http://schemas.microsoft.com/office/drawing/2010/main" val="0"/>
                        </a:ext>
                      </a:extLst>
                    </a:blip>
                    <a:stretch>
                      <a:fillRect/>
                    </a:stretch>
                  </pic:blipFill>
                  <pic:spPr>
                    <a:xfrm>
                      <a:off x="0" y="0"/>
                      <a:ext cx="4846955" cy="1516380"/>
                    </a:xfrm>
                    <a:prstGeom prst="rect">
                      <a:avLst/>
                    </a:prstGeom>
                  </pic:spPr>
                </pic:pic>
              </a:graphicData>
            </a:graphic>
            <wp14:sizeRelH relativeFrom="page">
              <wp14:pctWidth>0</wp14:pctWidth>
            </wp14:sizeRelH>
            <wp14:sizeRelV relativeFrom="page">
              <wp14:pctHeight>0</wp14:pctHeight>
            </wp14:sizeRelV>
          </wp:anchor>
        </w:drawing>
      </w:r>
    </w:p>
    <w:p w14:paraId="065FCFF9" w14:textId="3A3FC993" w:rsidR="00D16B12" w:rsidRDefault="00D16B12" w:rsidP="00D16B12">
      <w:pPr>
        <w:tabs>
          <w:tab w:val="left" w:pos="0"/>
        </w:tabs>
        <w:suppressAutoHyphens/>
        <w:spacing w:line="240" w:lineRule="exact"/>
        <w:ind w:left="720"/>
        <w:jc w:val="both"/>
        <w:rPr>
          <w:rFonts w:ascii="Arial" w:hAnsi="Arial" w:cs="Arial"/>
          <w:sz w:val="21"/>
          <w:szCs w:val="21"/>
        </w:rPr>
      </w:pPr>
    </w:p>
    <w:p w14:paraId="2CE033FA" w14:textId="77777777" w:rsidR="00B56EDD" w:rsidRDefault="00B56EDD" w:rsidP="00A9663E">
      <w:pPr>
        <w:tabs>
          <w:tab w:val="left" w:pos="0"/>
        </w:tabs>
        <w:suppressAutoHyphens/>
        <w:spacing w:line="240" w:lineRule="exact"/>
        <w:jc w:val="both"/>
        <w:rPr>
          <w:rFonts w:ascii="Arial" w:hAnsi="Arial" w:cs="Arial"/>
          <w:bCs/>
          <w:sz w:val="21"/>
          <w:szCs w:val="21"/>
        </w:rPr>
      </w:pPr>
    </w:p>
    <w:p w14:paraId="3E9292E4" w14:textId="77777777" w:rsidR="00B56EDD" w:rsidRPr="00C935B8" w:rsidRDefault="00B56EDD" w:rsidP="00C935B8">
      <w:pPr>
        <w:tabs>
          <w:tab w:val="left" w:pos="0"/>
        </w:tabs>
        <w:suppressAutoHyphens/>
        <w:spacing w:line="240" w:lineRule="exact"/>
        <w:ind w:left="1440"/>
        <w:jc w:val="both"/>
        <w:rPr>
          <w:rFonts w:ascii="Arial" w:hAnsi="Arial" w:cs="Arial"/>
          <w:bCs/>
          <w:sz w:val="21"/>
          <w:szCs w:val="21"/>
        </w:rPr>
      </w:pPr>
    </w:p>
    <w:p w14:paraId="2F7306A9" w14:textId="4BDBBB86" w:rsidR="009D00C8" w:rsidRPr="00F41342" w:rsidRDefault="009D00C8" w:rsidP="009D00C8">
      <w:pPr>
        <w:numPr>
          <w:ilvl w:val="1"/>
          <w:numId w:val="2"/>
        </w:numPr>
        <w:tabs>
          <w:tab w:val="left" w:pos="0"/>
        </w:tabs>
        <w:suppressAutoHyphens/>
        <w:spacing w:line="240" w:lineRule="exact"/>
        <w:jc w:val="both"/>
        <w:rPr>
          <w:rFonts w:ascii="Arial" w:hAnsi="Arial" w:cs="Arial"/>
          <w:bCs/>
          <w:sz w:val="21"/>
          <w:szCs w:val="21"/>
        </w:rPr>
      </w:pPr>
      <w:r w:rsidRPr="00FD0966">
        <w:rPr>
          <w:rFonts w:ascii="Arial" w:hAnsi="Arial" w:cs="Arial"/>
          <w:b/>
          <w:sz w:val="21"/>
          <w:szCs w:val="21"/>
          <w:u w:val="single"/>
        </w:rPr>
        <w:t>Maximum project budget</w:t>
      </w:r>
      <w:r w:rsidRPr="00FD0966">
        <w:rPr>
          <w:rFonts w:ascii="Arial" w:hAnsi="Arial" w:cs="Arial"/>
          <w:b/>
          <w:sz w:val="21"/>
          <w:szCs w:val="21"/>
        </w:rPr>
        <w:t xml:space="preserve">: </w:t>
      </w:r>
      <w:r w:rsidRPr="00FD0966">
        <w:rPr>
          <w:rFonts w:ascii="Arial" w:hAnsi="Arial" w:cs="Arial"/>
          <w:bCs/>
          <w:sz w:val="21"/>
          <w:szCs w:val="21"/>
        </w:rPr>
        <w:t>The overall cost of the team proposed in the table above is</w:t>
      </w:r>
      <w:r w:rsidR="007B4E1B">
        <w:rPr>
          <w:rFonts w:ascii="Arial" w:hAnsi="Arial" w:cs="Arial"/>
          <w:bCs/>
          <w:sz w:val="21"/>
          <w:szCs w:val="21"/>
        </w:rPr>
        <w:t xml:space="preserve"> </w:t>
      </w:r>
      <w:r w:rsidR="00F14BFB">
        <w:rPr>
          <w:rFonts w:ascii="Arial" w:hAnsi="Arial" w:cs="Arial"/>
          <w:b/>
          <w:sz w:val="21"/>
          <w:szCs w:val="21"/>
        </w:rPr>
        <w:t>116,424</w:t>
      </w:r>
      <w:r w:rsidR="00B50911">
        <w:rPr>
          <w:rFonts w:ascii="Aptos Narrow" w:hAnsi="Aptos Narrow"/>
          <w:b/>
          <w:bCs/>
          <w:color w:val="000000"/>
          <w:lang w:eastAsia="en-GB"/>
        </w:rPr>
        <w:t xml:space="preserve"> </w:t>
      </w:r>
      <w:r w:rsidRPr="00FD0966">
        <w:rPr>
          <w:rFonts w:ascii="Arial" w:hAnsi="Arial" w:cs="Arial"/>
          <w:bCs/>
          <w:color w:val="002060"/>
          <w:sz w:val="21"/>
          <w:szCs w:val="21"/>
        </w:rPr>
        <w:t>USD.</w:t>
      </w:r>
      <w:r w:rsidRPr="00F41342">
        <w:rPr>
          <w:rFonts w:ascii="Arial" w:hAnsi="Arial" w:cs="Arial"/>
          <w:bCs/>
          <w:sz w:val="21"/>
          <w:szCs w:val="21"/>
        </w:rPr>
        <w:tab/>
      </w:r>
    </w:p>
    <w:p w14:paraId="6AD33D43" w14:textId="77777777" w:rsidR="009D00C8" w:rsidRPr="00FD0966" w:rsidRDefault="009D00C8" w:rsidP="009D00C8">
      <w:pPr>
        <w:tabs>
          <w:tab w:val="left" w:pos="0"/>
        </w:tabs>
        <w:suppressAutoHyphens/>
        <w:spacing w:line="240" w:lineRule="exact"/>
        <w:jc w:val="both"/>
        <w:rPr>
          <w:rFonts w:ascii="Arial" w:hAnsi="Arial" w:cs="Arial"/>
          <w:bCs/>
          <w:sz w:val="21"/>
          <w:szCs w:val="21"/>
        </w:rPr>
      </w:pPr>
    </w:p>
    <w:p w14:paraId="02B9B8B7" w14:textId="594B54CB" w:rsidR="009D00C8" w:rsidRPr="00CE07D6" w:rsidRDefault="005D4A63" w:rsidP="00DD7251">
      <w:pPr>
        <w:numPr>
          <w:ilvl w:val="1"/>
          <w:numId w:val="2"/>
        </w:numPr>
        <w:tabs>
          <w:tab w:val="left" w:pos="0"/>
        </w:tabs>
        <w:suppressAutoHyphens/>
        <w:spacing w:line="240" w:lineRule="exact"/>
        <w:jc w:val="both"/>
        <w:rPr>
          <w:rFonts w:ascii="Arial" w:hAnsi="Arial" w:cs="Arial"/>
          <w:sz w:val="21"/>
          <w:szCs w:val="21"/>
        </w:rPr>
      </w:pPr>
      <w:r w:rsidRPr="00CE07D6">
        <w:rPr>
          <w:rFonts w:ascii="Arial" w:hAnsi="Arial" w:cs="Arial"/>
          <w:b/>
          <w:sz w:val="21"/>
          <w:szCs w:val="21"/>
          <w:u w:val="single"/>
        </w:rPr>
        <w:t>Fees</w:t>
      </w:r>
      <w:r w:rsidRPr="00CE07D6">
        <w:rPr>
          <w:rFonts w:ascii="Arial" w:hAnsi="Arial" w:cs="Arial"/>
          <w:b/>
          <w:sz w:val="21"/>
          <w:szCs w:val="21"/>
        </w:rPr>
        <w:t>.</w:t>
      </w:r>
      <w:r w:rsidRPr="00CE07D6">
        <w:rPr>
          <w:rFonts w:ascii="Arial" w:hAnsi="Arial" w:cs="Arial"/>
          <w:sz w:val="21"/>
          <w:szCs w:val="21"/>
        </w:rPr>
        <w:t xml:space="preserve">  In consideration for the Services that Company performs pursuant to this SOW, Takeda shall pay Company’s fees</w:t>
      </w:r>
      <w:r w:rsidR="009651C8">
        <w:rPr>
          <w:rFonts w:ascii="Arial" w:hAnsi="Arial" w:cs="Arial"/>
          <w:sz w:val="21"/>
          <w:szCs w:val="21"/>
        </w:rPr>
        <w:t xml:space="preserve"> of</w:t>
      </w:r>
      <w:r w:rsidRPr="00CE07D6">
        <w:rPr>
          <w:rFonts w:ascii="Arial" w:hAnsi="Arial" w:cs="Arial"/>
          <w:sz w:val="21"/>
          <w:szCs w:val="21"/>
        </w:rPr>
        <w:t xml:space="preserve"> </w:t>
      </w:r>
      <w:r w:rsidR="00303491">
        <w:rPr>
          <w:rFonts w:ascii="Arial" w:hAnsi="Arial" w:cs="Arial"/>
          <w:b/>
          <w:sz w:val="21"/>
          <w:szCs w:val="21"/>
        </w:rPr>
        <w:t>116,424</w:t>
      </w:r>
      <w:r w:rsidR="00303491">
        <w:rPr>
          <w:rFonts w:ascii="Aptos Narrow" w:hAnsi="Aptos Narrow"/>
          <w:b/>
          <w:bCs/>
          <w:color w:val="000000"/>
          <w:lang w:eastAsia="en-GB"/>
        </w:rPr>
        <w:t xml:space="preserve"> </w:t>
      </w:r>
      <w:r w:rsidR="00CE07D6" w:rsidRPr="00CE07D6">
        <w:rPr>
          <w:rFonts w:ascii="Aptos Narrow" w:hAnsi="Aptos Narrow"/>
          <w:b/>
          <w:bCs/>
          <w:color w:val="000000"/>
          <w:lang w:eastAsia="en-GB"/>
        </w:rPr>
        <w:t xml:space="preserve">USD </w:t>
      </w:r>
      <w:r w:rsidRPr="00CE07D6">
        <w:rPr>
          <w:rFonts w:ascii="Arial" w:hAnsi="Arial" w:cs="Arial"/>
          <w:bCs/>
          <w:color w:val="002060"/>
          <w:sz w:val="21"/>
          <w:szCs w:val="21"/>
        </w:rPr>
        <w:t xml:space="preserve">on </w:t>
      </w:r>
      <w:r w:rsidR="00A64E43" w:rsidRPr="00CE07D6">
        <w:rPr>
          <w:rFonts w:ascii="Arial" w:hAnsi="Arial" w:cs="Arial"/>
          <w:bCs/>
          <w:color w:val="002060"/>
          <w:sz w:val="21"/>
          <w:szCs w:val="21"/>
        </w:rPr>
        <w:t>a</w:t>
      </w:r>
      <w:r w:rsidRPr="00CE07D6">
        <w:rPr>
          <w:rFonts w:ascii="Arial" w:hAnsi="Arial" w:cs="Arial"/>
          <w:bCs/>
          <w:color w:val="002060"/>
          <w:sz w:val="21"/>
          <w:szCs w:val="21"/>
        </w:rPr>
        <w:t xml:space="preserve"> </w:t>
      </w:r>
      <w:r w:rsidR="006750E0">
        <w:rPr>
          <w:rFonts w:ascii="Arial" w:hAnsi="Arial" w:cs="Arial"/>
          <w:b/>
          <w:color w:val="002060"/>
          <w:sz w:val="21"/>
          <w:szCs w:val="21"/>
        </w:rPr>
        <w:t>Time &amp; Material</w:t>
      </w:r>
      <w:r w:rsidR="00DF37E7">
        <w:rPr>
          <w:rFonts w:ascii="Arial" w:hAnsi="Arial" w:cs="Arial"/>
          <w:b/>
          <w:color w:val="002060"/>
          <w:sz w:val="21"/>
          <w:szCs w:val="21"/>
        </w:rPr>
        <w:t xml:space="preserve"> </w:t>
      </w:r>
      <w:r w:rsidRPr="00CE07D6">
        <w:rPr>
          <w:rFonts w:ascii="Arial" w:hAnsi="Arial" w:cs="Arial"/>
          <w:color w:val="000000"/>
          <w:sz w:val="21"/>
          <w:szCs w:val="21"/>
          <w:lang w:val="en-GB" w:eastAsia="en-GB"/>
        </w:rPr>
        <w:t xml:space="preserve">for the </w:t>
      </w:r>
      <w:r w:rsidR="00180598">
        <w:rPr>
          <w:rFonts w:ascii="Arial" w:hAnsi="Arial" w:cs="Arial"/>
          <w:color w:val="000000"/>
          <w:sz w:val="21"/>
          <w:szCs w:val="21"/>
          <w:lang w:val="en-GB" w:eastAsia="en-GB"/>
        </w:rPr>
        <w:t>above defined.</w:t>
      </w:r>
      <w:r w:rsidRPr="00CE07D6">
        <w:rPr>
          <w:rFonts w:ascii="Arial" w:hAnsi="Arial" w:cs="Arial"/>
          <w:color w:val="000000"/>
          <w:sz w:val="21"/>
          <w:szCs w:val="21"/>
          <w:lang w:val="en-GB" w:eastAsia="en-GB"/>
        </w:rPr>
        <w:t> </w:t>
      </w:r>
      <w:r w:rsidRPr="00CE07D6">
        <w:rPr>
          <w:rFonts w:ascii="Arial" w:hAnsi="Arial" w:cs="Arial"/>
          <w:bCs/>
          <w:sz w:val="21"/>
          <w:szCs w:val="21"/>
        </w:rPr>
        <w:t xml:space="preserve"> </w:t>
      </w:r>
    </w:p>
    <w:p w14:paraId="7E1EB448" w14:textId="77777777" w:rsidR="00CE07D6" w:rsidRPr="00CE07D6" w:rsidRDefault="00CE07D6" w:rsidP="00CE07D6">
      <w:pPr>
        <w:tabs>
          <w:tab w:val="left" w:pos="0"/>
        </w:tabs>
        <w:suppressAutoHyphens/>
        <w:spacing w:line="240" w:lineRule="exact"/>
        <w:jc w:val="both"/>
        <w:rPr>
          <w:rFonts w:ascii="Arial" w:hAnsi="Arial" w:cs="Arial"/>
          <w:sz w:val="21"/>
          <w:szCs w:val="21"/>
        </w:rPr>
      </w:pPr>
    </w:p>
    <w:p w14:paraId="04A8228F" w14:textId="09895EED" w:rsidR="003825DF" w:rsidRPr="001214CE" w:rsidRDefault="003825DF" w:rsidP="001214CE">
      <w:pPr>
        <w:numPr>
          <w:ilvl w:val="1"/>
          <w:numId w:val="2"/>
        </w:numPr>
        <w:tabs>
          <w:tab w:val="left" w:pos="0"/>
        </w:tabs>
        <w:suppressAutoHyphens/>
        <w:spacing w:line="240" w:lineRule="exact"/>
        <w:jc w:val="both"/>
        <w:rPr>
          <w:rFonts w:ascii="Arial" w:hAnsi="Arial" w:cs="Arial"/>
          <w:sz w:val="21"/>
          <w:szCs w:val="21"/>
        </w:rPr>
      </w:pPr>
      <w:r w:rsidRPr="00FD0966">
        <w:rPr>
          <w:rFonts w:ascii="Arial" w:hAnsi="Arial" w:cs="Arial"/>
          <w:b/>
          <w:sz w:val="21"/>
          <w:szCs w:val="21"/>
          <w:u w:val="single"/>
        </w:rPr>
        <w:t>Payment Terms and Schedule</w:t>
      </w:r>
      <w:r w:rsidRPr="00FD0966">
        <w:rPr>
          <w:rFonts w:ascii="Arial" w:hAnsi="Arial" w:cs="Arial"/>
          <w:b/>
          <w:sz w:val="21"/>
          <w:szCs w:val="21"/>
        </w:rPr>
        <w:t>.</w:t>
      </w:r>
      <w:r w:rsidRPr="00FD0966">
        <w:rPr>
          <w:rFonts w:ascii="Arial" w:hAnsi="Arial" w:cs="Arial"/>
          <w:sz w:val="21"/>
          <w:szCs w:val="21"/>
        </w:rPr>
        <w:t xml:space="preserve">  Company may invoice Takeda for the Fees and any Authorized Expenses as they are incurred but no more frequently than monthly.  Company shall invoice only for Services that are complete and Deliverables that have been accepted by Takeda. Takeda shall pay each invoice it receives from Company in accordance with the terms of the Agreement.</w:t>
      </w:r>
    </w:p>
    <w:p w14:paraId="4B5CFFDB" w14:textId="77777777" w:rsidR="003825DF" w:rsidRPr="00FD0966" w:rsidRDefault="003825DF" w:rsidP="003825DF">
      <w:pPr>
        <w:pStyle w:val="paragraph"/>
        <w:spacing w:before="0" w:beforeAutospacing="0" w:after="0" w:afterAutospacing="0" w:line="240" w:lineRule="exact"/>
        <w:ind w:left="1440"/>
        <w:jc w:val="both"/>
        <w:textAlignment w:val="baseline"/>
        <w:rPr>
          <w:rFonts w:ascii="Arial" w:hAnsi="Arial" w:cs="Arial"/>
          <w:sz w:val="21"/>
          <w:szCs w:val="21"/>
          <w:lang w:val="en-US"/>
        </w:rPr>
      </w:pPr>
    </w:p>
    <w:p w14:paraId="49D04A5A" w14:textId="62DA22ED" w:rsidR="003825DF" w:rsidRPr="00FD0966" w:rsidRDefault="003825DF" w:rsidP="003825DF">
      <w:pPr>
        <w:pStyle w:val="paragraph"/>
        <w:spacing w:before="0" w:beforeAutospacing="0" w:after="0" w:afterAutospacing="0" w:line="240" w:lineRule="exact"/>
        <w:ind w:left="1440"/>
        <w:jc w:val="both"/>
        <w:textAlignment w:val="baseline"/>
        <w:rPr>
          <w:rFonts w:ascii="Arial" w:hAnsi="Arial" w:cs="Arial"/>
          <w:sz w:val="21"/>
          <w:szCs w:val="21"/>
          <w:lang w:val="en-US"/>
        </w:rPr>
      </w:pPr>
      <w:r w:rsidRPr="00FD0966">
        <w:rPr>
          <w:rStyle w:val="normaltextrun"/>
          <w:rFonts w:ascii="Arial" w:hAnsi="Arial" w:cs="Arial"/>
          <w:sz w:val="21"/>
          <w:szCs w:val="21"/>
          <w:lang w:val="en-US"/>
        </w:rPr>
        <w:t>All invoices should state the name of </w:t>
      </w:r>
      <w:del w:id="356" w:author="Ian Leake" w:date="2026-09-07T14:36:00Z" w16du:dateUtc="2026-09-07T12:36:00Z">
        <w:r w:rsidR="00B61A94" w:rsidRPr="005C62D0" w:rsidDel="005C62D0">
          <w:rPr>
            <w:rStyle w:val="normaltextrun"/>
            <w:rFonts w:ascii="Arial" w:hAnsi="Arial" w:cs="Arial"/>
            <w:b/>
            <w:bCs/>
            <w:sz w:val="21"/>
            <w:szCs w:val="21"/>
            <w:u w:val="single"/>
            <w:lang w:val="en-US"/>
            <w:rPrChange w:id="357" w:author="Ian Leake" w:date="2026-09-07T14:36:00Z" w16du:dateUtc="2026-09-07T12:36:00Z">
              <w:rPr>
                <w:rStyle w:val="normaltextrun"/>
                <w:rFonts w:ascii="Arial" w:hAnsi="Arial" w:cs="Arial"/>
                <w:sz w:val="21"/>
                <w:szCs w:val="21"/>
                <w:lang w:val="en-US"/>
              </w:rPr>
            </w:rPrChange>
          </w:rPr>
          <w:delText>Martin Sturm</w:delText>
        </w:r>
      </w:del>
      <w:ins w:id="358" w:author="Ian Leake" w:date="2026-09-07T14:36:00Z" w16du:dateUtc="2026-09-07T12:36:00Z">
        <w:r w:rsidR="005C62D0" w:rsidRPr="005C62D0">
          <w:rPr>
            <w:rStyle w:val="normaltextrun"/>
            <w:rFonts w:ascii="Arial" w:hAnsi="Arial" w:cs="Arial"/>
            <w:b/>
            <w:bCs/>
            <w:sz w:val="21"/>
            <w:szCs w:val="21"/>
            <w:u w:val="single"/>
            <w:lang w:val="en-US"/>
            <w:rPrChange w:id="359" w:author="Ian Leake" w:date="2026-09-07T14:36:00Z" w16du:dateUtc="2026-09-07T12:36:00Z">
              <w:rPr>
                <w:rStyle w:val="normaltextrun"/>
                <w:rFonts w:ascii="Arial" w:hAnsi="Arial" w:cs="Arial"/>
                <w:sz w:val="21"/>
                <w:szCs w:val="21"/>
                <w:lang w:val="en-US"/>
              </w:rPr>
            </w:rPrChange>
          </w:rPr>
          <w:t>Dean Santaro</w:t>
        </w:r>
      </w:ins>
      <w:r w:rsidRPr="00FD0966">
        <w:rPr>
          <w:rStyle w:val="normaltextrun"/>
          <w:rFonts w:ascii="Arial" w:hAnsi="Arial" w:cs="Arial"/>
          <w:sz w:val="21"/>
          <w:szCs w:val="21"/>
          <w:lang w:val="en-US"/>
        </w:rPr>
        <w:t>, as the relevant Takeda contact.</w:t>
      </w:r>
      <w:r w:rsidRPr="00FD0966">
        <w:rPr>
          <w:rStyle w:val="eop"/>
          <w:rFonts w:ascii="Arial" w:hAnsi="Arial" w:cs="Arial"/>
          <w:sz w:val="21"/>
          <w:szCs w:val="21"/>
          <w:lang w:val="en-US"/>
        </w:rPr>
        <w:t> </w:t>
      </w:r>
    </w:p>
    <w:p w14:paraId="56C137B6" w14:textId="77777777" w:rsidR="003825DF" w:rsidRPr="00FD0966" w:rsidRDefault="003825DF" w:rsidP="003825DF">
      <w:pPr>
        <w:pStyle w:val="paragraph"/>
        <w:spacing w:before="0" w:beforeAutospacing="0" w:after="0" w:afterAutospacing="0" w:line="240" w:lineRule="exact"/>
        <w:ind w:left="1440" w:firstLine="720"/>
        <w:jc w:val="both"/>
        <w:textAlignment w:val="baseline"/>
        <w:rPr>
          <w:rFonts w:ascii="Arial" w:hAnsi="Arial" w:cs="Arial"/>
          <w:sz w:val="21"/>
          <w:szCs w:val="21"/>
          <w:lang w:val="en-US"/>
        </w:rPr>
      </w:pPr>
      <w:r w:rsidRPr="00FD0966">
        <w:rPr>
          <w:rStyle w:val="eop"/>
          <w:rFonts w:ascii="Arial" w:hAnsi="Arial" w:cs="Arial"/>
          <w:sz w:val="21"/>
          <w:szCs w:val="21"/>
          <w:lang w:val="en-US"/>
        </w:rPr>
        <w:t> </w:t>
      </w:r>
    </w:p>
    <w:p w14:paraId="4D8312DD" w14:textId="7F9982FD" w:rsidR="003825DF" w:rsidRPr="00FD0966" w:rsidRDefault="003825DF" w:rsidP="003825DF">
      <w:pPr>
        <w:pStyle w:val="paragraph"/>
        <w:spacing w:before="0" w:beforeAutospacing="0" w:after="0" w:afterAutospacing="0" w:line="240" w:lineRule="exact"/>
        <w:ind w:left="1440"/>
        <w:jc w:val="both"/>
        <w:textAlignment w:val="baseline"/>
        <w:rPr>
          <w:rFonts w:ascii="Arial" w:hAnsi="Arial" w:cs="Arial"/>
          <w:sz w:val="21"/>
          <w:szCs w:val="21"/>
          <w:lang w:val="en-US"/>
        </w:rPr>
      </w:pPr>
      <w:r w:rsidRPr="00FD0966">
        <w:rPr>
          <w:rStyle w:val="normaltextrun"/>
          <w:rFonts w:ascii="Arial" w:hAnsi="Arial" w:cs="Arial"/>
          <w:sz w:val="21"/>
          <w:szCs w:val="21"/>
          <w:lang w:val="en-US"/>
        </w:rPr>
        <w:t>Company shall send all invoices based on a purchase order (“PO”) electronically through Ariba Network. If it is not embracing Ariba Network, Company shall send scanned invoices directly to Takeda’s scanning partner as instructed by Takeda [Full instructions to suppliers and list of relevant email addresses are available here: </w:t>
      </w:r>
      <w:hyperlink r:id="rId14" w:history="1">
        <w:r w:rsidRPr="00FD0966">
          <w:rPr>
            <w:rFonts w:ascii="Arial" w:hAnsi="Arial" w:cs="Arial"/>
            <w:bCs/>
            <w:iCs/>
            <w:color w:val="0000FF"/>
            <w:sz w:val="21"/>
            <w:szCs w:val="21"/>
            <w:u w:val="single"/>
            <w:lang w:val="en-US"/>
          </w:rPr>
          <w:t>Takeda TBS Guide to Payments for Suppliers</w:t>
        </w:r>
      </w:hyperlink>
      <w:r w:rsidRPr="00FD0966">
        <w:rPr>
          <w:rStyle w:val="normaltextrun"/>
          <w:rFonts w:ascii="Arial" w:hAnsi="Arial" w:cs="Arial"/>
          <w:sz w:val="21"/>
          <w:szCs w:val="21"/>
          <w:lang w:val="en-US"/>
        </w:rPr>
        <w:t>]. </w:t>
      </w:r>
      <w:r w:rsidRPr="00FD0966">
        <w:rPr>
          <w:rStyle w:val="eop"/>
          <w:rFonts w:ascii="Arial" w:hAnsi="Arial" w:cs="Arial"/>
          <w:sz w:val="21"/>
          <w:szCs w:val="21"/>
          <w:lang w:val="en-US"/>
        </w:rPr>
        <w:t> </w:t>
      </w:r>
    </w:p>
    <w:p w14:paraId="58D36494" w14:textId="77777777" w:rsidR="003825DF" w:rsidRPr="00FD0966" w:rsidRDefault="003825DF" w:rsidP="003825DF">
      <w:pPr>
        <w:pStyle w:val="paragraph"/>
        <w:spacing w:before="0" w:beforeAutospacing="0" w:after="0" w:afterAutospacing="0" w:line="240" w:lineRule="exact"/>
        <w:ind w:left="1440"/>
        <w:jc w:val="both"/>
        <w:textAlignment w:val="baseline"/>
        <w:rPr>
          <w:rFonts w:ascii="Arial" w:hAnsi="Arial" w:cs="Arial"/>
          <w:sz w:val="21"/>
          <w:szCs w:val="21"/>
          <w:lang w:val="en-US"/>
        </w:rPr>
      </w:pPr>
      <w:r w:rsidRPr="00FD0966">
        <w:rPr>
          <w:rStyle w:val="eop"/>
          <w:rFonts w:ascii="Arial" w:hAnsi="Arial" w:cs="Arial"/>
          <w:sz w:val="21"/>
          <w:szCs w:val="21"/>
          <w:lang w:val="en-US"/>
        </w:rPr>
        <w:t>  </w:t>
      </w:r>
    </w:p>
    <w:p w14:paraId="40C65AB5" w14:textId="77777777" w:rsidR="003825DF" w:rsidRPr="00FD0966" w:rsidRDefault="003825DF" w:rsidP="003825DF">
      <w:pPr>
        <w:tabs>
          <w:tab w:val="left" w:pos="0"/>
        </w:tabs>
        <w:suppressAutoHyphens/>
        <w:spacing w:line="240" w:lineRule="exact"/>
        <w:jc w:val="both"/>
        <w:rPr>
          <w:rFonts w:ascii="Arial" w:hAnsi="Arial" w:cs="Arial"/>
          <w:sz w:val="21"/>
          <w:szCs w:val="21"/>
        </w:rPr>
      </w:pPr>
    </w:p>
    <w:p w14:paraId="14929C89" w14:textId="240E22D9" w:rsidR="003825DF" w:rsidRDefault="003825DF" w:rsidP="003825DF">
      <w:pPr>
        <w:numPr>
          <w:ilvl w:val="1"/>
          <w:numId w:val="2"/>
        </w:numPr>
        <w:tabs>
          <w:tab w:val="left" w:pos="0"/>
        </w:tabs>
        <w:suppressAutoHyphens/>
        <w:spacing w:line="240" w:lineRule="exact"/>
        <w:jc w:val="both"/>
        <w:rPr>
          <w:rFonts w:ascii="Arial" w:hAnsi="Arial" w:cs="Arial"/>
          <w:sz w:val="21"/>
          <w:szCs w:val="21"/>
        </w:rPr>
      </w:pPr>
      <w:r w:rsidRPr="00FD0966">
        <w:rPr>
          <w:rFonts w:ascii="Arial" w:hAnsi="Arial" w:cs="Arial"/>
          <w:b/>
          <w:sz w:val="21"/>
          <w:szCs w:val="21"/>
          <w:u w:val="single"/>
        </w:rPr>
        <w:t>Additional Work</w:t>
      </w:r>
      <w:r w:rsidRPr="00FD0966">
        <w:rPr>
          <w:rFonts w:ascii="Arial" w:hAnsi="Arial" w:cs="Arial"/>
          <w:b/>
          <w:sz w:val="21"/>
          <w:szCs w:val="21"/>
        </w:rPr>
        <w:t>.</w:t>
      </w:r>
      <w:r w:rsidRPr="00FD0966">
        <w:rPr>
          <w:rFonts w:ascii="Arial" w:hAnsi="Arial" w:cs="Arial"/>
          <w:sz w:val="21"/>
          <w:szCs w:val="21"/>
        </w:rPr>
        <w:t xml:space="preserve">  Takeda may incur additional fees and expenses if it requests Company to perform services that are materially different from, or in addition to, those described in this SOW (“</w:t>
      </w:r>
      <w:r w:rsidRPr="00FD0966">
        <w:rPr>
          <w:rFonts w:ascii="Arial" w:hAnsi="Arial" w:cs="Arial"/>
          <w:b/>
          <w:sz w:val="21"/>
          <w:szCs w:val="21"/>
        </w:rPr>
        <w:t>Additional Work</w:t>
      </w:r>
      <w:r w:rsidRPr="00FD0966">
        <w:rPr>
          <w:rFonts w:ascii="Arial" w:hAnsi="Arial" w:cs="Arial"/>
          <w:sz w:val="21"/>
          <w:szCs w:val="21"/>
        </w:rPr>
        <w:t xml:space="preserve">”).  Company must obtain Takeda’s written approval prior to commencing any such Additional Work or incurring any expenses in connection with such Additional Work. </w:t>
      </w:r>
      <w:proofErr w:type="gramStart"/>
      <w:r w:rsidRPr="00FD0966">
        <w:rPr>
          <w:rFonts w:ascii="Arial" w:hAnsi="Arial" w:cs="Arial"/>
          <w:sz w:val="21"/>
          <w:szCs w:val="21"/>
        </w:rPr>
        <w:t>In order to</w:t>
      </w:r>
      <w:proofErr w:type="gramEnd"/>
      <w:r w:rsidRPr="00FD0966">
        <w:rPr>
          <w:rFonts w:ascii="Arial" w:hAnsi="Arial" w:cs="Arial"/>
          <w:sz w:val="21"/>
          <w:szCs w:val="21"/>
        </w:rPr>
        <w:t xml:space="preserve"> seek Takeda’s approval for Additional Work, Company will notify Takeda that the requested services are outside of the scope of this </w:t>
      </w:r>
      <w:r w:rsidR="00CE0C12" w:rsidRPr="00FD0966">
        <w:rPr>
          <w:rFonts w:ascii="Arial" w:hAnsi="Arial" w:cs="Arial"/>
          <w:sz w:val="21"/>
          <w:szCs w:val="21"/>
        </w:rPr>
        <w:t>SOW and</w:t>
      </w:r>
      <w:r w:rsidRPr="00FD0966">
        <w:rPr>
          <w:rFonts w:ascii="Arial" w:hAnsi="Arial" w:cs="Arial"/>
          <w:sz w:val="21"/>
          <w:szCs w:val="21"/>
        </w:rPr>
        <w:t xml:space="preserve"> will provide Takeda with an estimate of the corresponding additional fees and expenses.</w:t>
      </w:r>
      <w:r w:rsidRPr="00FD0966" w:rsidDel="008100D8">
        <w:rPr>
          <w:rFonts w:ascii="Arial" w:hAnsi="Arial" w:cs="Arial"/>
          <w:sz w:val="21"/>
          <w:szCs w:val="21"/>
        </w:rPr>
        <w:t xml:space="preserve"> </w:t>
      </w:r>
    </w:p>
    <w:p w14:paraId="70440E1A" w14:textId="77777777" w:rsidR="002B4C8C" w:rsidRDefault="002B4C8C" w:rsidP="002B4C8C">
      <w:pPr>
        <w:tabs>
          <w:tab w:val="left" w:pos="0"/>
        </w:tabs>
        <w:suppressAutoHyphens/>
        <w:spacing w:line="240" w:lineRule="exact"/>
        <w:jc w:val="both"/>
        <w:rPr>
          <w:rFonts w:ascii="Arial" w:hAnsi="Arial" w:cs="Arial"/>
          <w:sz w:val="21"/>
          <w:szCs w:val="21"/>
        </w:rPr>
      </w:pPr>
    </w:p>
    <w:p w14:paraId="45C73B2D" w14:textId="77777777" w:rsidR="002B4C8C" w:rsidRDefault="002B4C8C" w:rsidP="002B4C8C">
      <w:pPr>
        <w:tabs>
          <w:tab w:val="left" w:pos="0"/>
        </w:tabs>
        <w:suppressAutoHyphens/>
        <w:spacing w:line="240" w:lineRule="exact"/>
        <w:jc w:val="both"/>
        <w:rPr>
          <w:rFonts w:ascii="Arial" w:hAnsi="Arial" w:cs="Arial"/>
          <w:sz w:val="21"/>
          <w:szCs w:val="21"/>
        </w:rPr>
      </w:pPr>
    </w:p>
    <w:p w14:paraId="3E00D6A5" w14:textId="77777777" w:rsidR="002B4C8C" w:rsidRDefault="002B4C8C" w:rsidP="002B4C8C">
      <w:pPr>
        <w:tabs>
          <w:tab w:val="left" w:pos="0"/>
        </w:tabs>
        <w:suppressAutoHyphens/>
        <w:spacing w:line="240" w:lineRule="exact"/>
        <w:jc w:val="both"/>
        <w:rPr>
          <w:rFonts w:ascii="Arial" w:hAnsi="Arial" w:cs="Arial"/>
          <w:sz w:val="21"/>
          <w:szCs w:val="21"/>
        </w:rPr>
      </w:pPr>
    </w:p>
    <w:p w14:paraId="02BC3229" w14:textId="77777777" w:rsidR="002B4C8C" w:rsidRDefault="002B4C8C" w:rsidP="002B4C8C">
      <w:pPr>
        <w:tabs>
          <w:tab w:val="left" w:pos="0"/>
        </w:tabs>
        <w:suppressAutoHyphens/>
        <w:spacing w:line="240" w:lineRule="exact"/>
        <w:jc w:val="both"/>
        <w:rPr>
          <w:rFonts w:ascii="Arial" w:hAnsi="Arial" w:cs="Arial"/>
          <w:sz w:val="21"/>
          <w:szCs w:val="21"/>
        </w:rPr>
      </w:pPr>
    </w:p>
    <w:p w14:paraId="1FEA9C9F" w14:textId="77777777" w:rsidR="002B4C8C" w:rsidRPr="00FD0966" w:rsidRDefault="002B4C8C" w:rsidP="002B4C8C">
      <w:pPr>
        <w:tabs>
          <w:tab w:val="left" w:pos="0"/>
        </w:tabs>
        <w:suppressAutoHyphens/>
        <w:spacing w:line="240" w:lineRule="exact"/>
        <w:jc w:val="both"/>
        <w:rPr>
          <w:rFonts w:ascii="Arial" w:hAnsi="Arial" w:cs="Arial"/>
          <w:sz w:val="21"/>
          <w:szCs w:val="21"/>
        </w:rPr>
      </w:pPr>
    </w:p>
    <w:p w14:paraId="578BF1E2" w14:textId="77777777" w:rsidR="003825DF" w:rsidRPr="00FD0966" w:rsidRDefault="003825DF" w:rsidP="003825DF">
      <w:pPr>
        <w:pStyle w:val="ListParagraph"/>
        <w:spacing w:line="240" w:lineRule="exact"/>
        <w:jc w:val="both"/>
        <w:rPr>
          <w:rFonts w:ascii="Arial" w:hAnsi="Arial" w:cs="Arial"/>
          <w:sz w:val="21"/>
          <w:szCs w:val="21"/>
        </w:rPr>
      </w:pPr>
    </w:p>
    <w:p w14:paraId="33041785" w14:textId="095580CE" w:rsidR="007A577A" w:rsidRDefault="003825DF" w:rsidP="004F1F8F">
      <w:pPr>
        <w:suppressAutoHyphens/>
        <w:spacing w:line="240" w:lineRule="exact"/>
        <w:jc w:val="center"/>
        <w:rPr>
          <w:rFonts w:ascii="Arial" w:hAnsi="Arial" w:cs="Arial"/>
          <w:b/>
          <w:sz w:val="21"/>
          <w:szCs w:val="21"/>
        </w:rPr>
      </w:pPr>
      <w:r w:rsidRPr="00FD0966">
        <w:rPr>
          <w:rFonts w:ascii="Arial" w:hAnsi="Arial" w:cs="Arial"/>
          <w:b/>
          <w:sz w:val="21"/>
          <w:szCs w:val="21"/>
        </w:rPr>
        <w:t>(SIGNATURES TO FOLLOW ON NEXT PAGE)</w:t>
      </w:r>
    </w:p>
    <w:p w14:paraId="7EF69CA1" w14:textId="77777777" w:rsidR="004F1F8F" w:rsidRDefault="004F1F8F" w:rsidP="004F1F8F">
      <w:pPr>
        <w:suppressAutoHyphens/>
        <w:spacing w:line="240" w:lineRule="exact"/>
        <w:jc w:val="center"/>
        <w:rPr>
          <w:rFonts w:ascii="Arial" w:hAnsi="Arial" w:cs="Arial"/>
          <w:b/>
          <w:sz w:val="21"/>
          <w:szCs w:val="21"/>
        </w:rPr>
      </w:pPr>
    </w:p>
    <w:p w14:paraId="1C73139B" w14:textId="77777777" w:rsidR="004F1F8F" w:rsidRDefault="004F1F8F" w:rsidP="004F1F8F">
      <w:pPr>
        <w:suppressAutoHyphens/>
        <w:spacing w:line="240" w:lineRule="exact"/>
        <w:jc w:val="center"/>
        <w:rPr>
          <w:rFonts w:ascii="Arial" w:hAnsi="Arial" w:cs="Arial"/>
          <w:b/>
          <w:sz w:val="21"/>
          <w:szCs w:val="21"/>
        </w:rPr>
      </w:pPr>
    </w:p>
    <w:p w14:paraId="55921CAF" w14:textId="77777777" w:rsidR="00BF0F77" w:rsidRDefault="00BF0F77" w:rsidP="004F1F8F">
      <w:pPr>
        <w:suppressAutoHyphens/>
        <w:spacing w:line="240" w:lineRule="exact"/>
        <w:jc w:val="center"/>
        <w:rPr>
          <w:rFonts w:ascii="Arial" w:hAnsi="Arial" w:cs="Arial"/>
          <w:b/>
          <w:sz w:val="21"/>
          <w:szCs w:val="21"/>
        </w:rPr>
      </w:pPr>
    </w:p>
    <w:p w14:paraId="3989FFE7" w14:textId="77777777" w:rsidR="00BF0F77" w:rsidRDefault="00BF0F77" w:rsidP="004F1F8F">
      <w:pPr>
        <w:suppressAutoHyphens/>
        <w:spacing w:line="240" w:lineRule="exact"/>
        <w:jc w:val="center"/>
        <w:rPr>
          <w:rFonts w:ascii="Arial" w:hAnsi="Arial" w:cs="Arial"/>
          <w:b/>
          <w:sz w:val="21"/>
          <w:szCs w:val="21"/>
        </w:rPr>
      </w:pPr>
    </w:p>
    <w:p w14:paraId="54AEAD2B" w14:textId="77777777" w:rsidR="00BF0F77" w:rsidRDefault="00BF0F77" w:rsidP="004F1F8F">
      <w:pPr>
        <w:suppressAutoHyphens/>
        <w:spacing w:line="240" w:lineRule="exact"/>
        <w:jc w:val="center"/>
        <w:rPr>
          <w:rFonts w:ascii="Arial" w:hAnsi="Arial" w:cs="Arial"/>
          <w:b/>
          <w:sz w:val="21"/>
          <w:szCs w:val="21"/>
        </w:rPr>
      </w:pPr>
    </w:p>
    <w:p w14:paraId="54C28D4C" w14:textId="77777777" w:rsidR="00BF0F77" w:rsidRDefault="00BF0F77" w:rsidP="004F1F8F">
      <w:pPr>
        <w:suppressAutoHyphens/>
        <w:spacing w:line="240" w:lineRule="exact"/>
        <w:jc w:val="center"/>
        <w:rPr>
          <w:rFonts w:ascii="Arial" w:hAnsi="Arial" w:cs="Arial"/>
          <w:b/>
          <w:sz w:val="21"/>
          <w:szCs w:val="21"/>
        </w:rPr>
      </w:pPr>
    </w:p>
    <w:p w14:paraId="6DABAD42" w14:textId="77777777" w:rsidR="00BF0F77" w:rsidRDefault="00BF0F77" w:rsidP="004F1F8F">
      <w:pPr>
        <w:suppressAutoHyphens/>
        <w:spacing w:line="240" w:lineRule="exact"/>
        <w:jc w:val="center"/>
        <w:rPr>
          <w:rFonts w:ascii="Arial" w:hAnsi="Arial" w:cs="Arial"/>
          <w:b/>
          <w:sz w:val="21"/>
          <w:szCs w:val="21"/>
        </w:rPr>
      </w:pPr>
    </w:p>
    <w:p w14:paraId="42D50115" w14:textId="77777777" w:rsidR="00BF0F77" w:rsidRDefault="00BF0F77" w:rsidP="004F1F8F">
      <w:pPr>
        <w:suppressAutoHyphens/>
        <w:spacing w:line="240" w:lineRule="exact"/>
        <w:jc w:val="center"/>
        <w:rPr>
          <w:rFonts w:ascii="Arial" w:hAnsi="Arial" w:cs="Arial"/>
          <w:b/>
          <w:sz w:val="21"/>
          <w:szCs w:val="21"/>
        </w:rPr>
      </w:pPr>
    </w:p>
    <w:p w14:paraId="4A58B28A" w14:textId="77777777" w:rsidR="00BF0F77" w:rsidRDefault="00BF0F77" w:rsidP="004F1F8F">
      <w:pPr>
        <w:suppressAutoHyphens/>
        <w:spacing w:line="240" w:lineRule="exact"/>
        <w:jc w:val="center"/>
        <w:rPr>
          <w:rFonts w:ascii="Arial" w:hAnsi="Arial" w:cs="Arial"/>
          <w:b/>
          <w:sz w:val="21"/>
          <w:szCs w:val="21"/>
        </w:rPr>
      </w:pPr>
    </w:p>
    <w:p w14:paraId="1BC81FF4" w14:textId="77777777" w:rsidR="00BF0F77" w:rsidRDefault="00BF0F77" w:rsidP="004F1F8F">
      <w:pPr>
        <w:suppressAutoHyphens/>
        <w:spacing w:line="240" w:lineRule="exact"/>
        <w:jc w:val="center"/>
        <w:rPr>
          <w:rFonts w:ascii="Arial" w:hAnsi="Arial" w:cs="Arial"/>
          <w:b/>
          <w:sz w:val="21"/>
          <w:szCs w:val="21"/>
        </w:rPr>
      </w:pPr>
    </w:p>
    <w:p w14:paraId="7FCF9080" w14:textId="77777777" w:rsidR="00BF0F77" w:rsidRDefault="00BF0F77" w:rsidP="004F1F8F">
      <w:pPr>
        <w:suppressAutoHyphens/>
        <w:spacing w:line="240" w:lineRule="exact"/>
        <w:jc w:val="center"/>
        <w:rPr>
          <w:rFonts w:ascii="Arial" w:hAnsi="Arial" w:cs="Arial"/>
          <w:b/>
          <w:sz w:val="21"/>
          <w:szCs w:val="21"/>
        </w:rPr>
      </w:pPr>
    </w:p>
    <w:p w14:paraId="4533A2B5" w14:textId="77777777" w:rsidR="00BF0F77" w:rsidRDefault="00BF0F77" w:rsidP="004F1F8F">
      <w:pPr>
        <w:suppressAutoHyphens/>
        <w:spacing w:line="240" w:lineRule="exact"/>
        <w:jc w:val="center"/>
        <w:rPr>
          <w:rFonts w:ascii="Arial" w:hAnsi="Arial" w:cs="Arial"/>
          <w:b/>
          <w:sz w:val="21"/>
          <w:szCs w:val="21"/>
        </w:rPr>
      </w:pPr>
    </w:p>
    <w:p w14:paraId="3A221BA0" w14:textId="77777777" w:rsidR="00BF0F77" w:rsidRDefault="00BF0F77" w:rsidP="004F1F8F">
      <w:pPr>
        <w:suppressAutoHyphens/>
        <w:spacing w:line="240" w:lineRule="exact"/>
        <w:jc w:val="center"/>
        <w:rPr>
          <w:rFonts w:ascii="Arial" w:hAnsi="Arial" w:cs="Arial"/>
          <w:b/>
          <w:sz w:val="21"/>
          <w:szCs w:val="21"/>
        </w:rPr>
      </w:pPr>
    </w:p>
    <w:p w14:paraId="63677442" w14:textId="77777777" w:rsidR="00BF0F77" w:rsidRDefault="00BF0F77" w:rsidP="004F1F8F">
      <w:pPr>
        <w:suppressAutoHyphens/>
        <w:spacing w:line="240" w:lineRule="exact"/>
        <w:jc w:val="center"/>
        <w:rPr>
          <w:rFonts w:ascii="Arial" w:hAnsi="Arial" w:cs="Arial"/>
          <w:b/>
          <w:sz w:val="21"/>
          <w:szCs w:val="21"/>
        </w:rPr>
      </w:pPr>
    </w:p>
    <w:p w14:paraId="4ED318A3" w14:textId="77777777" w:rsidR="00BF0F77" w:rsidRDefault="00BF0F77" w:rsidP="004F1F8F">
      <w:pPr>
        <w:suppressAutoHyphens/>
        <w:spacing w:line="240" w:lineRule="exact"/>
        <w:jc w:val="center"/>
        <w:rPr>
          <w:rFonts w:ascii="Arial" w:hAnsi="Arial" w:cs="Arial"/>
          <w:b/>
          <w:sz w:val="21"/>
          <w:szCs w:val="21"/>
        </w:rPr>
      </w:pPr>
    </w:p>
    <w:p w14:paraId="236BBB57" w14:textId="77777777" w:rsidR="00BF0F77" w:rsidRDefault="00BF0F77" w:rsidP="004F1F8F">
      <w:pPr>
        <w:suppressAutoHyphens/>
        <w:spacing w:line="240" w:lineRule="exact"/>
        <w:jc w:val="center"/>
        <w:rPr>
          <w:rFonts w:ascii="Arial" w:hAnsi="Arial" w:cs="Arial"/>
          <w:b/>
          <w:sz w:val="21"/>
          <w:szCs w:val="21"/>
        </w:rPr>
      </w:pPr>
    </w:p>
    <w:p w14:paraId="24A64196" w14:textId="77777777" w:rsidR="00BF0F77" w:rsidRDefault="00BF0F77" w:rsidP="004F1F8F">
      <w:pPr>
        <w:suppressAutoHyphens/>
        <w:spacing w:line="240" w:lineRule="exact"/>
        <w:jc w:val="center"/>
        <w:rPr>
          <w:rFonts w:ascii="Arial" w:hAnsi="Arial" w:cs="Arial"/>
          <w:b/>
          <w:sz w:val="21"/>
          <w:szCs w:val="21"/>
        </w:rPr>
      </w:pPr>
    </w:p>
    <w:p w14:paraId="34BFCBA9" w14:textId="77777777" w:rsidR="00BF0F77" w:rsidRDefault="00BF0F77" w:rsidP="004F1F8F">
      <w:pPr>
        <w:suppressAutoHyphens/>
        <w:spacing w:line="240" w:lineRule="exact"/>
        <w:jc w:val="center"/>
        <w:rPr>
          <w:rFonts w:ascii="Arial" w:hAnsi="Arial" w:cs="Arial"/>
          <w:b/>
          <w:sz w:val="21"/>
          <w:szCs w:val="21"/>
        </w:rPr>
      </w:pPr>
    </w:p>
    <w:p w14:paraId="5137AA4B" w14:textId="77777777" w:rsidR="00BF0F77" w:rsidRDefault="00BF0F77" w:rsidP="0077171A">
      <w:pPr>
        <w:suppressAutoHyphens/>
        <w:spacing w:line="240" w:lineRule="exact"/>
        <w:rPr>
          <w:rFonts w:ascii="Arial" w:hAnsi="Arial" w:cs="Arial"/>
          <w:b/>
          <w:sz w:val="21"/>
          <w:szCs w:val="21"/>
        </w:rPr>
      </w:pPr>
    </w:p>
    <w:p w14:paraId="3A3D097C" w14:textId="77777777" w:rsidR="00BF0F77" w:rsidRDefault="00BF0F77" w:rsidP="004F1F8F">
      <w:pPr>
        <w:suppressAutoHyphens/>
        <w:spacing w:line="240" w:lineRule="exact"/>
        <w:jc w:val="center"/>
        <w:rPr>
          <w:rFonts w:ascii="Arial" w:hAnsi="Arial" w:cs="Arial"/>
          <w:b/>
          <w:sz w:val="21"/>
          <w:szCs w:val="21"/>
        </w:rPr>
      </w:pPr>
    </w:p>
    <w:p w14:paraId="002DE888" w14:textId="2A1CBDFA" w:rsidR="003825DF" w:rsidRPr="001214CE" w:rsidRDefault="003825DF" w:rsidP="004F1F8F">
      <w:pPr>
        <w:spacing w:line="240" w:lineRule="exact"/>
        <w:jc w:val="center"/>
        <w:rPr>
          <w:rFonts w:ascii="Arial" w:hAnsi="Arial" w:cs="Arial"/>
          <w:b/>
          <w:bCs/>
          <w:color w:val="000000" w:themeColor="text1"/>
          <w:sz w:val="21"/>
          <w:szCs w:val="21"/>
        </w:rPr>
      </w:pPr>
      <w:r w:rsidRPr="001214CE">
        <w:rPr>
          <w:rFonts w:ascii="Arial" w:hAnsi="Arial" w:cs="Arial"/>
          <w:b/>
          <w:bCs/>
          <w:sz w:val="21"/>
          <w:szCs w:val="21"/>
        </w:rPr>
        <w:t>Signature Page</w:t>
      </w:r>
    </w:p>
    <w:p w14:paraId="7C3E6B0A" w14:textId="77777777" w:rsidR="003825DF" w:rsidRPr="00FD0966" w:rsidRDefault="003825DF" w:rsidP="003825DF">
      <w:pPr>
        <w:tabs>
          <w:tab w:val="left" w:pos="-720"/>
        </w:tabs>
        <w:suppressAutoHyphens/>
        <w:spacing w:line="240" w:lineRule="exact"/>
        <w:ind w:firstLine="720"/>
        <w:jc w:val="center"/>
        <w:rPr>
          <w:rFonts w:ascii="Arial" w:hAnsi="Arial" w:cs="Arial"/>
          <w:b/>
          <w:bCs/>
          <w:color w:val="FFFFFF" w:themeColor="background1"/>
          <w:sz w:val="21"/>
          <w:szCs w:val="21"/>
        </w:rPr>
      </w:pPr>
      <w:bookmarkStart w:id="360" w:name="_Hlk69126924"/>
      <w:r w:rsidRPr="00FD0966">
        <w:rPr>
          <w:rFonts w:ascii="Arial" w:hAnsi="Arial" w:cs="Arial"/>
          <w:bCs/>
          <w:color w:val="FFFFFF" w:themeColor="background1"/>
          <w:sz w:val="21"/>
          <w:szCs w:val="21"/>
        </w:rPr>
        <w:t>Envelope Master EUCAN EM four signatures – NO OFFSET</w:t>
      </w:r>
      <w:bookmarkEnd w:id="360"/>
    </w:p>
    <w:p w14:paraId="019D6356" w14:textId="77777777" w:rsidR="003825DF" w:rsidRPr="00FD0966" w:rsidRDefault="003825DF" w:rsidP="003825DF">
      <w:pPr>
        <w:pStyle w:val="Heading3"/>
        <w:rPr>
          <w:rFonts w:ascii="Arial" w:hAnsi="Arial" w:cs="Arial"/>
          <w:b w:val="0"/>
          <w:color w:val="000000" w:themeColor="text1"/>
          <w:sz w:val="21"/>
          <w:szCs w:val="21"/>
        </w:rPr>
      </w:pPr>
      <w:r w:rsidRPr="00FD0966">
        <w:rPr>
          <w:rFonts w:ascii="Arial" w:hAnsi="Arial" w:cs="Arial"/>
          <w:sz w:val="21"/>
          <w:szCs w:val="21"/>
        </w:rPr>
        <w:t>AGREED AND ACKNOWLEDGED:</w:t>
      </w:r>
    </w:p>
    <w:p w14:paraId="0DF8901E" w14:textId="77777777" w:rsidR="003825DF" w:rsidRPr="00FD0966" w:rsidRDefault="003825DF" w:rsidP="003825DF">
      <w:pPr>
        <w:pStyle w:val="EndnoteText"/>
        <w:tabs>
          <w:tab w:val="left" w:pos="-720"/>
        </w:tabs>
        <w:suppressAutoHyphens/>
        <w:spacing w:line="240" w:lineRule="exact"/>
        <w:rPr>
          <w:rFonts w:ascii="Arial" w:hAnsi="Arial" w:cs="Arial"/>
          <w:color w:val="000000" w:themeColor="text1"/>
          <w:sz w:val="21"/>
          <w:szCs w:val="21"/>
        </w:rPr>
      </w:pP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40"/>
        <w:gridCol w:w="360"/>
        <w:gridCol w:w="3690"/>
        <w:gridCol w:w="270"/>
        <w:gridCol w:w="540"/>
        <w:gridCol w:w="360"/>
        <w:gridCol w:w="3690"/>
      </w:tblGrid>
      <w:tr w:rsidR="003825DF" w:rsidRPr="00FD0966" w14:paraId="26A62C6B" w14:textId="77777777" w:rsidTr="005B401E">
        <w:tc>
          <w:tcPr>
            <w:tcW w:w="4590" w:type="dxa"/>
            <w:gridSpan w:val="3"/>
          </w:tcPr>
          <w:p w14:paraId="13BD9962" w14:textId="77777777" w:rsidR="003825DF" w:rsidRPr="00FD0966" w:rsidRDefault="003825DF" w:rsidP="005B401E">
            <w:pPr>
              <w:pStyle w:val="paragraph"/>
              <w:spacing w:before="0" w:beforeAutospacing="0" w:after="0" w:afterAutospacing="0"/>
              <w:textAlignment w:val="baseline"/>
              <w:rPr>
                <w:rFonts w:ascii="Arial" w:hAnsi="Arial" w:cs="Arial"/>
                <w:sz w:val="21"/>
                <w:szCs w:val="21"/>
                <w:lang w:val="en-US"/>
              </w:rPr>
            </w:pPr>
            <w:r w:rsidRPr="00FD0966">
              <w:rPr>
                <w:rStyle w:val="normaltextrun"/>
                <w:rFonts w:ascii="Arial" w:hAnsi="Arial" w:cs="Arial"/>
                <w:b/>
                <w:bCs/>
                <w:color w:val="000000"/>
                <w:sz w:val="21"/>
                <w:szCs w:val="21"/>
                <w:shd w:val="clear" w:color="auto" w:fill="FFFF00"/>
                <w:lang w:val="en-US"/>
              </w:rPr>
              <w:t>Takeda Pharmaceuticals International AG </w:t>
            </w:r>
            <w:r w:rsidRPr="00FD0966">
              <w:rPr>
                <w:rStyle w:val="normaltextrun"/>
                <w:rFonts w:ascii="Arial" w:hAnsi="Arial" w:cs="Arial"/>
                <w:color w:val="000000"/>
                <w:sz w:val="21"/>
                <w:szCs w:val="21"/>
                <w:lang w:val="en-GB"/>
              </w:rPr>
              <w:t> </w:t>
            </w:r>
            <w:r w:rsidRPr="00FD0966">
              <w:rPr>
                <w:rStyle w:val="eop"/>
                <w:rFonts w:ascii="Arial" w:hAnsi="Arial" w:cs="Arial"/>
                <w:color w:val="000000"/>
                <w:sz w:val="21"/>
                <w:szCs w:val="21"/>
                <w:lang w:val="en-US"/>
              </w:rPr>
              <w:t> </w:t>
            </w:r>
          </w:p>
          <w:p w14:paraId="6BB1F258" w14:textId="77777777" w:rsidR="003825DF" w:rsidRPr="00FD0966" w:rsidRDefault="003825DF" w:rsidP="005B401E">
            <w:pPr>
              <w:spacing w:beforeAutospacing="1" w:afterAutospacing="1"/>
              <w:jc w:val="both"/>
              <w:textAlignment w:val="baseline"/>
              <w:rPr>
                <w:rStyle w:val="eop"/>
                <w:rFonts w:ascii="Arial" w:hAnsi="Arial" w:cs="Arial"/>
                <w:color w:val="000000" w:themeColor="text1"/>
                <w:sz w:val="21"/>
                <w:szCs w:val="21"/>
              </w:rPr>
            </w:pPr>
          </w:p>
        </w:tc>
        <w:tc>
          <w:tcPr>
            <w:tcW w:w="270" w:type="dxa"/>
          </w:tcPr>
          <w:p w14:paraId="24AB02D5" w14:textId="77777777" w:rsidR="003825DF" w:rsidRPr="00FD0966" w:rsidRDefault="003825DF" w:rsidP="005B401E">
            <w:pPr>
              <w:pStyle w:val="EndnoteText"/>
              <w:widowControl/>
              <w:tabs>
                <w:tab w:val="left" w:pos="720"/>
                <w:tab w:val="left" w:pos="1440"/>
                <w:tab w:val="left" w:pos="2160"/>
                <w:tab w:val="left" w:pos="2880"/>
                <w:tab w:val="left" w:pos="3600"/>
                <w:tab w:val="left" w:pos="4320"/>
                <w:tab w:val="left" w:leader="underscore" w:pos="5040"/>
                <w:tab w:val="left" w:pos="6480"/>
                <w:tab w:val="left" w:pos="7200"/>
                <w:tab w:val="left" w:pos="7920"/>
              </w:tabs>
              <w:suppressAutoHyphens/>
              <w:spacing w:line="240" w:lineRule="exact"/>
              <w:rPr>
                <w:rFonts w:ascii="Arial" w:hAnsi="Arial" w:cs="Arial"/>
                <w:b/>
                <w:bCs/>
                <w:color w:val="000000" w:themeColor="text1"/>
                <w:sz w:val="21"/>
                <w:szCs w:val="21"/>
              </w:rPr>
            </w:pPr>
          </w:p>
        </w:tc>
        <w:tc>
          <w:tcPr>
            <w:tcW w:w="4590" w:type="dxa"/>
            <w:gridSpan w:val="3"/>
          </w:tcPr>
          <w:p w14:paraId="4F9873FA" w14:textId="7421AA70" w:rsidR="003825DF" w:rsidRPr="00FD0966" w:rsidRDefault="008164F7" w:rsidP="008164F7">
            <w:pPr>
              <w:pStyle w:val="paragraph"/>
              <w:tabs>
                <w:tab w:val="left" w:pos="720"/>
                <w:tab w:val="left" w:pos="1440"/>
                <w:tab w:val="left" w:pos="2160"/>
                <w:tab w:val="left" w:pos="2880"/>
                <w:tab w:val="left" w:pos="3600"/>
                <w:tab w:val="left" w:pos="4320"/>
                <w:tab w:val="left" w:leader="underscore" w:pos="5040"/>
                <w:tab w:val="left" w:pos="6480"/>
                <w:tab w:val="left" w:pos="7200"/>
                <w:tab w:val="left" w:pos="7920"/>
              </w:tabs>
              <w:spacing w:before="0" w:beforeAutospacing="0" w:after="0" w:afterAutospacing="0" w:line="259" w:lineRule="auto"/>
              <w:rPr>
                <w:rStyle w:val="normaltextrun"/>
                <w:rFonts w:ascii="Arial" w:hAnsi="Arial" w:cs="Arial"/>
                <w:b/>
                <w:bCs/>
                <w:color w:val="000000" w:themeColor="text1"/>
                <w:sz w:val="21"/>
                <w:szCs w:val="21"/>
                <w:lang w:val="en-US"/>
              </w:rPr>
            </w:pPr>
            <w:r w:rsidRPr="00FD0966">
              <w:rPr>
                <w:rStyle w:val="normaltextrun"/>
                <w:rFonts w:ascii="Arial" w:hAnsi="Arial" w:cs="Arial"/>
                <w:b/>
                <w:bCs/>
                <w:color w:val="000000" w:themeColor="text1"/>
                <w:sz w:val="21"/>
                <w:szCs w:val="21"/>
                <w:lang w:val="en-US"/>
              </w:rPr>
              <w:t xml:space="preserve">Altimetrik </w:t>
            </w:r>
            <w:r w:rsidR="00047A0A" w:rsidRPr="00FD0966">
              <w:rPr>
                <w:rStyle w:val="normaltextrun"/>
                <w:rFonts w:ascii="Arial" w:hAnsi="Arial" w:cs="Arial"/>
                <w:b/>
                <w:bCs/>
                <w:color w:val="000000" w:themeColor="text1"/>
                <w:sz w:val="21"/>
                <w:szCs w:val="21"/>
                <w:lang w:val="en-US"/>
              </w:rPr>
              <w:t>Corp</w:t>
            </w:r>
          </w:p>
        </w:tc>
      </w:tr>
      <w:tr w:rsidR="003825DF" w:rsidRPr="00FD0966" w14:paraId="0985928A" w14:textId="77777777" w:rsidTr="005B401E">
        <w:trPr>
          <w:trHeight w:val="747"/>
        </w:trPr>
        <w:tc>
          <w:tcPr>
            <w:tcW w:w="900" w:type="dxa"/>
            <w:gridSpan w:val="2"/>
          </w:tcPr>
          <w:p w14:paraId="5002BC3E" w14:textId="77777777" w:rsidR="003825DF" w:rsidRPr="00FD0966" w:rsidRDefault="003825DF" w:rsidP="005B401E">
            <w:pPr>
              <w:pStyle w:val="EndnoteText"/>
              <w:widowControl/>
              <w:tabs>
                <w:tab w:val="left" w:pos="4310"/>
              </w:tabs>
              <w:suppressAutoHyphens/>
              <w:spacing w:before="240" w:after="120" w:line="240" w:lineRule="exact"/>
              <w:ind w:right="330"/>
              <w:jc w:val="right"/>
              <w:rPr>
                <w:rFonts w:ascii="Arial" w:hAnsi="Arial" w:cs="Arial"/>
                <w:b/>
                <w:bCs/>
                <w:color w:val="000000" w:themeColor="text1"/>
                <w:sz w:val="21"/>
                <w:szCs w:val="21"/>
              </w:rPr>
            </w:pPr>
            <w:r w:rsidRPr="00FD0966">
              <w:rPr>
                <w:rFonts w:ascii="Arial" w:hAnsi="Arial" w:cs="Arial"/>
                <w:b/>
                <w:bCs/>
                <w:color w:val="000000" w:themeColor="text1"/>
                <w:sz w:val="21"/>
                <w:szCs w:val="21"/>
              </w:rPr>
              <w:t>By:</w:t>
            </w:r>
            <w:r w:rsidRPr="00FD0966">
              <w:rPr>
                <w:rFonts w:ascii="Arial" w:eastAsia="Segoe UI" w:hAnsi="Arial" w:cs="Arial"/>
                <w:color w:val="000000" w:themeColor="text1"/>
                <w:sz w:val="21"/>
                <w:szCs w:val="21"/>
              </w:rPr>
              <w:t xml:space="preserve"> </w:t>
            </w:r>
          </w:p>
        </w:tc>
        <w:tc>
          <w:tcPr>
            <w:tcW w:w="3690" w:type="dxa"/>
          </w:tcPr>
          <w:p w14:paraId="13FC7948" w14:textId="77777777" w:rsidR="003825DF" w:rsidRPr="00FD0966" w:rsidRDefault="003825DF" w:rsidP="005B401E">
            <w:pPr>
              <w:pStyle w:val="EndnoteText"/>
              <w:widowControl/>
              <w:tabs>
                <w:tab w:val="left" w:pos="4310"/>
              </w:tabs>
              <w:suppressAutoHyphens/>
              <w:spacing w:before="240" w:after="120" w:line="240" w:lineRule="exact"/>
              <w:ind w:right="110"/>
              <w:rPr>
                <w:rFonts w:ascii="Arial" w:hAnsi="Arial" w:cs="Arial"/>
                <w:b/>
                <w:bCs/>
                <w:color w:val="000000" w:themeColor="text1"/>
                <w:sz w:val="21"/>
                <w:szCs w:val="21"/>
                <w:u w:val="single"/>
              </w:rPr>
            </w:pPr>
            <w:r w:rsidRPr="00FD0966">
              <w:rPr>
                <w:rFonts w:ascii="Arial" w:eastAsia="Segoe UI" w:hAnsi="Arial" w:cs="Arial"/>
                <w:color w:val="000000" w:themeColor="text1"/>
                <w:sz w:val="21"/>
                <w:szCs w:val="21"/>
              </w:rPr>
              <w:t xml:space="preserve">                                       </w:t>
            </w:r>
          </w:p>
        </w:tc>
        <w:tc>
          <w:tcPr>
            <w:tcW w:w="270" w:type="dxa"/>
          </w:tcPr>
          <w:p w14:paraId="57C58211" w14:textId="77777777" w:rsidR="003825DF" w:rsidRPr="00FD0966" w:rsidRDefault="003825DF" w:rsidP="005B401E">
            <w:pPr>
              <w:pStyle w:val="EndnoteText"/>
              <w:widowControl/>
              <w:tabs>
                <w:tab w:val="left" w:pos="4310"/>
              </w:tabs>
              <w:suppressAutoHyphens/>
              <w:spacing w:before="240" w:after="120" w:line="240" w:lineRule="exact"/>
              <w:jc w:val="both"/>
              <w:rPr>
                <w:rFonts w:ascii="Arial" w:hAnsi="Arial" w:cs="Arial"/>
                <w:b/>
                <w:bCs/>
                <w:color w:val="000000" w:themeColor="text1"/>
                <w:sz w:val="21"/>
                <w:szCs w:val="21"/>
              </w:rPr>
            </w:pPr>
          </w:p>
        </w:tc>
        <w:tc>
          <w:tcPr>
            <w:tcW w:w="900" w:type="dxa"/>
            <w:gridSpan w:val="2"/>
          </w:tcPr>
          <w:p w14:paraId="4F1BA7E2" w14:textId="77777777" w:rsidR="003825DF" w:rsidRPr="00FD0966" w:rsidRDefault="003825DF" w:rsidP="005B401E">
            <w:pPr>
              <w:pStyle w:val="EndnoteText"/>
              <w:widowControl/>
              <w:tabs>
                <w:tab w:val="left" w:pos="4310"/>
              </w:tabs>
              <w:suppressAutoHyphens/>
              <w:spacing w:before="240" w:after="120" w:line="240" w:lineRule="exact"/>
              <w:jc w:val="both"/>
              <w:rPr>
                <w:rFonts w:ascii="Arial" w:hAnsi="Arial" w:cs="Arial"/>
                <w:b/>
                <w:bCs/>
                <w:color w:val="000000" w:themeColor="text1"/>
                <w:sz w:val="21"/>
                <w:szCs w:val="21"/>
              </w:rPr>
            </w:pPr>
            <w:r w:rsidRPr="00FD0966">
              <w:rPr>
                <w:rFonts w:ascii="Arial" w:hAnsi="Arial" w:cs="Arial"/>
                <w:b/>
                <w:bCs/>
                <w:color w:val="000000" w:themeColor="text1"/>
                <w:sz w:val="21"/>
                <w:szCs w:val="21"/>
              </w:rPr>
              <w:t>By:</w:t>
            </w:r>
          </w:p>
        </w:tc>
        <w:tc>
          <w:tcPr>
            <w:tcW w:w="3690" w:type="dxa"/>
          </w:tcPr>
          <w:p w14:paraId="73045D8B" w14:textId="77777777" w:rsidR="003825DF" w:rsidRPr="00FD0966" w:rsidRDefault="003825DF" w:rsidP="005B401E">
            <w:pPr>
              <w:pStyle w:val="EndnoteText"/>
              <w:widowControl/>
              <w:tabs>
                <w:tab w:val="left" w:pos="4310"/>
              </w:tabs>
              <w:suppressAutoHyphens/>
              <w:spacing w:before="240" w:after="120" w:line="240" w:lineRule="exact"/>
              <w:ind w:right="110"/>
              <w:rPr>
                <w:rFonts w:ascii="Arial" w:eastAsia="Segoe UI" w:hAnsi="Arial" w:cs="Arial"/>
                <w:color w:val="000000" w:themeColor="text1"/>
                <w:sz w:val="21"/>
                <w:szCs w:val="21"/>
              </w:rPr>
            </w:pPr>
          </w:p>
        </w:tc>
      </w:tr>
      <w:tr w:rsidR="003825DF" w:rsidRPr="00FD0966" w14:paraId="17FEF76B" w14:textId="77777777" w:rsidTr="005B401E">
        <w:trPr>
          <w:trHeight w:val="270"/>
        </w:trPr>
        <w:tc>
          <w:tcPr>
            <w:tcW w:w="540" w:type="dxa"/>
          </w:tcPr>
          <w:p w14:paraId="6453611E" w14:textId="77777777" w:rsidR="003825DF" w:rsidRPr="00FD0966" w:rsidRDefault="003825DF" w:rsidP="005B401E">
            <w:pPr>
              <w:pStyle w:val="EndnoteText"/>
              <w:widowControl/>
              <w:tabs>
                <w:tab w:val="left" w:pos="4310"/>
              </w:tabs>
              <w:suppressAutoHyphens/>
              <w:spacing w:line="240" w:lineRule="exact"/>
              <w:ind w:right="115"/>
              <w:rPr>
                <w:rFonts w:ascii="Arial" w:eastAsia="Segoe UI" w:hAnsi="Arial" w:cs="Arial"/>
                <w:color w:val="FFFFFF"/>
                <w:sz w:val="21"/>
                <w:szCs w:val="21"/>
              </w:rPr>
            </w:pPr>
          </w:p>
        </w:tc>
        <w:tc>
          <w:tcPr>
            <w:tcW w:w="4050" w:type="dxa"/>
            <w:gridSpan w:val="2"/>
          </w:tcPr>
          <w:p w14:paraId="6DC1A372" w14:textId="77777777" w:rsidR="003825DF" w:rsidRPr="00FD0966" w:rsidRDefault="003825DF" w:rsidP="005B401E">
            <w:pPr>
              <w:pStyle w:val="EndnoteText"/>
              <w:widowControl/>
              <w:tabs>
                <w:tab w:val="left" w:pos="4310"/>
              </w:tabs>
              <w:suppressAutoHyphens/>
              <w:spacing w:line="240" w:lineRule="exact"/>
              <w:ind w:right="115"/>
              <w:rPr>
                <w:rFonts w:ascii="Arial" w:hAnsi="Arial" w:cs="Arial"/>
                <w:b/>
                <w:bCs/>
                <w:color w:val="FFFFFF"/>
                <w:sz w:val="21"/>
                <w:szCs w:val="21"/>
                <w:u w:val="single"/>
              </w:rPr>
            </w:pPr>
            <w:r w:rsidRPr="00FD0966">
              <w:rPr>
                <w:rFonts w:ascii="Arial" w:eastAsia="Segoe UI" w:hAnsi="Arial" w:cs="Arial"/>
                <w:color w:val="FFFFFF" w:themeColor="background1"/>
                <w:sz w:val="21"/>
                <w:szCs w:val="21"/>
              </w:rPr>
              <w:t>(si1(</w:t>
            </w:r>
          </w:p>
        </w:tc>
        <w:tc>
          <w:tcPr>
            <w:tcW w:w="270" w:type="dxa"/>
          </w:tcPr>
          <w:p w14:paraId="38A84DAB"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FFFFFF"/>
                <w:sz w:val="21"/>
                <w:szCs w:val="21"/>
              </w:rPr>
            </w:pPr>
          </w:p>
        </w:tc>
        <w:tc>
          <w:tcPr>
            <w:tcW w:w="540" w:type="dxa"/>
          </w:tcPr>
          <w:p w14:paraId="2BB85956"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FFFFFF"/>
                <w:sz w:val="21"/>
                <w:szCs w:val="21"/>
              </w:rPr>
            </w:pPr>
          </w:p>
        </w:tc>
        <w:tc>
          <w:tcPr>
            <w:tcW w:w="4050" w:type="dxa"/>
            <w:gridSpan w:val="2"/>
          </w:tcPr>
          <w:p w14:paraId="5A480544" w14:textId="77777777" w:rsidR="003825DF" w:rsidRPr="00FD0966" w:rsidRDefault="003825DF" w:rsidP="005B401E">
            <w:pPr>
              <w:pStyle w:val="EndnoteText"/>
              <w:widowControl/>
              <w:tabs>
                <w:tab w:val="left" w:pos="4310"/>
              </w:tabs>
              <w:suppressAutoHyphens/>
              <w:spacing w:line="240" w:lineRule="exact"/>
              <w:ind w:right="110"/>
              <w:rPr>
                <w:rFonts w:ascii="Arial" w:hAnsi="Arial" w:cs="Arial"/>
                <w:b/>
                <w:bCs/>
                <w:color w:val="FFFFFF"/>
                <w:sz w:val="21"/>
                <w:szCs w:val="21"/>
              </w:rPr>
            </w:pPr>
            <w:r w:rsidRPr="00FD0966">
              <w:rPr>
                <w:rFonts w:ascii="Arial" w:eastAsia="Segoe UI" w:hAnsi="Arial" w:cs="Arial"/>
                <w:color w:val="FFFFFF" w:themeColor="background1"/>
                <w:sz w:val="21"/>
                <w:szCs w:val="21"/>
              </w:rPr>
              <w:t>(sc1(</w:t>
            </w:r>
          </w:p>
        </w:tc>
      </w:tr>
      <w:tr w:rsidR="003825DF" w:rsidRPr="00FD0966" w14:paraId="4375A247" w14:textId="77777777" w:rsidTr="005B401E">
        <w:trPr>
          <w:trHeight w:val="360"/>
        </w:trPr>
        <w:tc>
          <w:tcPr>
            <w:tcW w:w="900" w:type="dxa"/>
            <w:gridSpan w:val="2"/>
          </w:tcPr>
          <w:p w14:paraId="2B66850F" w14:textId="77777777" w:rsidR="003825DF" w:rsidRPr="00FD0966" w:rsidRDefault="003825DF" w:rsidP="005B401E">
            <w:pPr>
              <w:pStyle w:val="EndnoteText"/>
              <w:widowControl/>
              <w:tabs>
                <w:tab w:val="left" w:pos="4310"/>
              </w:tabs>
              <w:suppressAutoHyphens/>
              <w:spacing w:line="240" w:lineRule="exact"/>
              <w:ind w:right="330"/>
              <w:jc w:val="both"/>
              <w:rPr>
                <w:rFonts w:ascii="Arial" w:hAnsi="Arial" w:cs="Arial"/>
                <w:i/>
                <w:iCs/>
                <w:color w:val="000000" w:themeColor="text1"/>
                <w:sz w:val="21"/>
                <w:szCs w:val="21"/>
              </w:rPr>
            </w:pPr>
          </w:p>
        </w:tc>
        <w:tc>
          <w:tcPr>
            <w:tcW w:w="3690" w:type="dxa"/>
          </w:tcPr>
          <w:p w14:paraId="170B6B57" w14:textId="77777777" w:rsidR="003825DF" w:rsidRPr="00FD0966" w:rsidRDefault="003825DF" w:rsidP="005B401E">
            <w:pPr>
              <w:pStyle w:val="EndnoteText"/>
              <w:widowControl/>
              <w:tabs>
                <w:tab w:val="left" w:pos="4310"/>
              </w:tabs>
              <w:suppressAutoHyphens/>
              <w:spacing w:line="240" w:lineRule="exact"/>
              <w:ind w:right="115"/>
              <w:jc w:val="right"/>
              <w:rPr>
                <w:rFonts w:ascii="Arial" w:eastAsia="Segoe UI" w:hAnsi="Arial" w:cs="Arial"/>
                <w:color w:val="000000" w:themeColor="text1"/>
                <w:sz w:val="21"/>
                <w:szCs w:val="21"/>
              </w:rPr>
            </w:pPr>
          </w:p>
        </w:tc>
        <w:tc>
          <w:tcPr>
            <w:tcW w:w="270" w:type="dxa"/>
          </w:tcPr>
          <w:p w14:paraId="2C21A8BF"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000000" w:themeColor="text1"/>
                <w:sz w:val="21"/>
                <w:szCs w:val="21"/>
              </w:rPr>
            </w:pPr>
          </w:p>
        </w:tc>
        <w:tc>
          <w:tcPr>
            <w:tcW w:w="900" w:type="dxa"/>
            <w:gridSpan w:val="2"/>
          </w:tcPr>
          <w:p w14:paraId="22536D72"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p>
        </w:tc>
        <w:tc>
          <w:tcPr>
            <w:tcW w:w="3690" w:type="dxa"/>
          </w:tcPr>
          <w:p w14:paraId="759A81E2" w14:textId="77777777" w:rsidR="003825DF" w:rsidRPr="00FD0966" w:rsidRDefault="003825DF" w:rsidP="005B401E">
            <w:pPr>
              <w:pStyle w:val="EndnoteText"/>
              <w:widowControl/>
              <w:tabs>
                <w:tab w:val="left" w:pos="4310"/>
              </w:tabs>
              <w:suppressAutoHyphens/>
              <w:spacing w:line="240" w:lineRule="exact"/>
              <w:ind w:right="115"/>
              <w:rPr>
                <w:rFonts w:ascii="Arial" w:hAnsi="Arial" w:cs="Arial"/>
                <w:b/>
                <w:bCs/>
                <w:color w:val="000000" w:themeColor="text1"/>
                <w:sz w:val="21"/>
                <w:szCs w:val="21"/>
                <w:u w:val="single"/>
              </w:rPr>
            </w:pPr>
          </w:p>
        </w:tc>
      </w:tr>
      <w:tr w:rsidR="003825DF" w:rsidRPr="00FD0966" w14:paraId="155B422F" w14:textId="77777777" w:rsidTr="005B401E">
        <w:trPr>
          <w:trHeight w:val="540"/>
        </w:trPr>
        <w:tc>
          <w:tcPr>
            <w:tcW w:w="900" w:type="dxa"/>
            <w:gridSpan w:val="2"/>
          </w:tcPr>
          <w:p w14:paraId="12DF5C48"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r w:rsidRPr="00FD0966">
              <w:rPr>
                <w:rFonts w:ascii="Arial" w:hAnsi="Arial" w:cs="Arial"/>
                <w:b/>
                <w:bCs/>
                <w:color w:val="000000" w:themeColor="text1"/>
                <w:sz w:val="21"/>
                <w:szCs w:val="21"/>
              </w:rPr>
              <w:t xml:space="preserve">Name: </w:t>
            </w:r>
          </w:p>
        </w:tc>
        <w:tc>
          <w:tcPr>
            <w:tcW w:w="3690" w:type="dxa"/>
          </w:tcPr>
          <w:p w14:paraId="1DE3EB82"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u w:val="single"/>
              </w:rPr>
            </w:pPr>
            <w:r w:rsidRPr="00FD0966">
              <w:rPr>
                <w:rFonts w:ascii="Arial" w:eastAsia="Segoe UI" w:hAnsi="Arial" w:cs="Arial"/>
                <w:color w:val="FFFFFF" w:themeColor="background1"/>
                <w:sz w:val="21"/>
                <w:szCs w:val="21"/>
              </w:rPr>
              <w:t xml:space="preserve"> (ni1(</w:t>
            </w:r>
          </w:p>
        </w:tc>
        <w:tc>
          <w:tcPr>
            <w:tcW w:w="270" w:type="dxa"/>
          </w:tcPr>
          <w:p w14:paraId="4BCE9A4A"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p>
        </w:tc>
        <w:tc>
          <w:tcPr>
            <w:tcW w:w="900" w:type="dxa"/>
            <w:gridSpan w:val="2"/>
          </w:tcPr>
          <w:p w14:paraId="5001EE56"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r w:rsidRPr="00FD0966">
              <w:rPr>
                <w:rFonts w:ascii="Arial" w:hAnsi="Arial" w:cs="Arial"/>
                <w:b/>
                <w:bCs/>
                <w:color w:val="000000" w:themeColor="text1"/>
                <w:sz w:val="21"/>
                <w:szCs w:val="21"/>
              </w:rPr>
              <w:t>Name:</w:t>
            </w:r>
          </w:p>
        </w:tc>
        <w:tc>
          <w:tcPr>
            <w:tcW w:w="3690" w:type="dxa"/>
          </w:tcPr>
          <w:p w14:paraId="752130D5" w14:textId="57BD34F0"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u w:val="single"/>
              </w:rPr>
            </w:pPr>
            <w:r w:rsidRPr="00FD0966">
              <w:rPr>
                <w:rFonts w:ascii="Arial" w:eastAsia="Segoe UI" w:hAnsi="Arial" w:cs="Arial"/>
                <w:color w:val="FFFFFF" w:themeColor="background1"/>
                <w:sz w:val="21"/>
                <w:szCs w:val="21"/>
              </w:rPr>
              <w:t>(</w:t>
            </w:r>
          </w:p>
        </w:tc>
      </w:tr>
      <w:tr w:rsidR="003825DF" w:rsidRPr="00FD0966" w14:paraId="5016956F" w14:textId="77777777" w:rsidTr="005B401E">
        <w:trPr>
          <w:trHeight w:val="360"/>
        </w:trPr>
        <w:tc>
          <w:tcPr>
            <w:tcW w:w="900" w:type="dxa"/>
            <w:gridSpan w:val="2"/>
          </w:tcPr>
          <w:p w14:paraId="6906C0A4"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000000" w:themeColor="text1"/>
                <w:sz w:val="21"/>
                <w:szCs w:val="21"/>
              </w:rPr>
            </w:pPr>
          </w:p>
        </w:tc>
        <w:tc>
          <w:tcPr>
            <w:tcW w:w="3690" w:type="dxa"/>
          </w:tcPr>
          <w:p w14:paraId="43193CED"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r w:rsidRPr="00FD0966">
              <w:rPr>
                <w:rFonts w:ascii="Arial" w:hAnsi="Arial" w:cs="Arial"/>
                <w:b/>
                <w:color w:val="000000" w:themeColor="text1"/>
                <w:sz w:val="21"/>
                <w:szCs w:val="21"/>
                <w:u w:val="single"/>
              </w:rPr>
              <w:tab/>
            </w:r>
          </w:p>
        </w:tc>
        <w:tc>
          <w:tcPr>
            <w:tcW w:w="270" w:type="dxa"/>
          </w:tcPr>
          <w:p w14:paraId="3A4338C6"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000000" w:themeColor="text1"/>
                <w:sz w:val="21"/>
                <w:szCs w:val="21"/>
              </w:rPr>
            </w:pPr>
          </w:p>
        </w:tc>
        <w:tc>
          <w:tcPr>
            <w:tcW w:w="900" w:type="dxa"/>
            <w:gridSpan w:val="2"/>
          </w:tcPr>
          <w:p w14:paraId="3FE5D441"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000000" w:themeColor="text1"/>
                <w:sz w:val="21"/>
                <w:szCs w:val="21"/>
              </w:rPr>
            </w:pPr>
          </w:p>
        </w:tc>
        <w:tc>
          <w:tcPr>
            <w:tcW w:w="3690" w:type="dxa"/>
          </w:tcPr>
          <w:p w14:paraId="6F0C90A9"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r w:rsidRPr="00FD0966">
              <w:rPr>
                <w:rFonts w:ascii="Arial" w:hAnsi="Arial" w:cs="Arial"/>
                <w:b/>
                <w:color w:val="000000" w:themeColor="text1"/>
                <w:sz w:val="21"/>
                <w:szCs w:val="21"/>
                <w:u w:val="single"/>
              </w:rPr>
              <w:tab/>
            </w:r>
          </w:p>
        </w:tc>
      </w:tr>
      <w:tr w:rsidR="003825DF" w:rsidRPr="00FD0966" w14:paraId="7FECFACE" w14:textId="77777777" w:rsidTr="005B401E">
        <w:trPr>
          <w:trHeight w:val="540"/>
        </w:trPr>
        <w:tc>
          <w:tcPr>
            <w:tcW w:w="900" w:type="dxa"/>
            <w:gridSpan w:val="2"/>
          </w:tcPr>
          <w:p w14:paraId="0D6FAEDA"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r w:rsidRPr="00FD0966">
              <w:rPr>
                <w:rFonts w:ascii="Arial" w:hAnsi="Arial" w:cs="Arial"/>
                <w:b/>
                <w:bCs/>
                <w:color w:val="000000" w:themeColor="text1"/>
                <w:sz w:val="21"/>
                <w:szCs w:val="21"/>
              </w:rPr>
              <w:t xml:space="preserve">Title: </w:t>
            </w:r>
          </w:p>
        </w:tc>
        <w:tc>
          <w:tcPr>
            <w:tcW w:w="3690" w:type="dxa"/>
          </w:tcPr>
          <w:p w14:paraId="10938769"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u w:val="single"/>
              </w:rPr>
            </w:pPr>
            <w:r w:rsidRPr="00FD0966">
              <w:rPr>
                <w:rFonts w:ascii="Arial" w:eastAsia="Segoe UI" w:hAnsi="Arial" w:cs="Arial"/>
                <w:color w:val="FFFFFF" w:themeColor="background1"/>
                <w:sz w:val="21"/>
                <w:szCs w:val="21"/>
              </w:rPr>
              <w:t>(ti1(</w:t>
            </w:r>
          </w:p>
        </w:tc>
        <w:tc>
          <w:tcPr>
            <w:tcW w:w="270" w:type="dxa"/>
          </w:tcPr>
          <w:p w14:paraId="06BE930D"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p>
        </w:tc>
        <w:tc>
          <w:tcPr>
            <w:tcW w:w="900" w:type="dxa"/>
            <w:gridSpan w:val="2"/>
          </w:tcPr>
          <w:p w14:paraId="581C0D46"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r w:rsidRPr="00FD0966">
              <w:rPr>
                <w:rFonts w:ascii="Arial" w:hAnsi="Arial" w:cs="Arial"/>
                <w:b/>
                <w:bCs/>
                <w:color w:val="000000" w:themeColor="text1"/>
                <w:sz w:val="21"/>
                <w:szCs w:val="21"/>
              </w:rPr>
              <w:t>Title:</w:t>
            </w:r>
          </w:p>
        </w:tc>
        <w:tc>
          <w:tcPr>
            <w:tcW w:w="3690" w:type="dxa"/>
          </w:tcPr>
          <w:p w14:paraId="47360F12" w14:textId="10E4B71E" w:rsidR="003825DF" w:rsidRPr="00FD0966" w:rsidRDefault="003825DF" w:rsidP="00D844E0">
            <w:pPr>
              <w:pStyle w:val="EndnoteText"/>
              <w:widowControl/>
              <w:tabs>
                <w:tab w:val="left" w:pos="4310"/>
              </w:tabs>
              <w:suppressAutoHyphens/>
              <w:spacing w:before="240" w:line="240" w:lineRule="exact"/>
              <w:jc w:val="both"/>
              <w:rPr>
                <w:rFonts w:ascii="Arial" w:hAnsi="Arial" w:cs="Arial"/>
                <w:b/>
                <w:bCs/>
                <w:color w:val="000000" w:themeColor="text1"/>
                <w:sz w:val="21"/>
                <w:szCs w:val="21"/>
                <w:u w:val="single"/>
              </w:rPr>
            </w:pPr>
          </w:p>
        </w:tc>
      </w:tr>
      <w:tr w:rsidR="003825DF" w:rsidRPr="00FD0966" w14:paraId="658AD6D0" w14:textId="77777777" w:rsidTr="005B401E">
        <w:trPr>
          <w:trHeight w:val="80"/>
        </w:trPr>
        <w:tc>
          <w:tcPr>
            <w:tcW w:w="900" w:type="dxa"/>
            <w:gridSpan w:val="2"/>
          </w:tcPr>
          <w:p w14:paraId="415EA5CD"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3690" w:type="dxa"/>
          </w:tcPr>
          <w:p w14:paraId="670B71C7"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r w:rsidRPr="00FD0966">
              <w:rPr>
                <w:rFonts w:ascii="Arial" w:hAnsi="Arial" w:cs="Arial"/>
                <w:b/>
                <w:color w:val="000000" w:themeColor="text1"/>
                <w:sz w:val="21"/>
                <w:szCs w:val="21"/>
                <w:u w:val="single"/>
              </w:rPr>
              <w:tab/>
            </w:r>
          </w:p>
        </w:tc>
        <w:tc>
          <w:tcPr>
            <w:tcW w:w="270" w:type="dxa"/>
          </w:tcPr>
          <w:p w14:paraId="3D18C3FF"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900" w:type="dxa"/>
            <w:gridSpan w:val="2"/>
          </w:tcPr>
          <w:p w14:paraId="7A23EC45"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3690" w:type="dxa"/>
          </w:tcPr>
          <w:p w14:paraId="4F2BFCB7"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r w:rsidRPr="00FD0966">
              <w:rPr>
                <w:rFonts w:ascii="Arial" w:hAnsi="Arial" w:cs="Arial"/>
                <w:b/>
                <w:color w:val="000000" w:themeColor="text1"/>
                <w:sz w:val="21"/>
                <w:szCs w:val="21"/>
                <w:u w:val="single"/>
              </w:rPr>
              <w:tab/>
            </w:r>
          </w:p>
        </w:tc>
      </w:tr>
      <w:tr w:rsidR="003825DF" w:rsidRPr="00FD0966" w14:paraId="56BB3B85" w14:textId="77777777" w:rsidTr="005B401E">
        <w:trPr>
          <w:trHeight w:val="207"/>
        </w:trPr>
        <w:tc>
          <w:tcPr>
            <w:tcW w:w="900" w:type="dxa"/>
            <w:gridSpan w:val="2"/>
          </w:tcPr>
          <w:p w14:paraId="1A5FDDB4" w14:textId="77777777" w:rsidR="003825DF" w:rsidRPr="00FD0966" w:rsidRDefault="003825DF" w:rsidP="005B401E">
            <w:pPr>
              <w:pStyle w:val="EndnoteText"/>
              <w:widowControl/>
              <w:tabs>
                <w:tab w:val="left" w:pos="4310"/>
              </w:tabs>
              <w:suppressAutoHyphens/>
              <w:spacing w:before="240"/>
              <w:jc w:val="both"/>
              <w:rPr>
                <w:rFonts w:ascii="Arial" w:hAnsi="Arial" w:cs="Arial"/>
                <w:b/>
                <w:bCs/>
                <w:color w:val="000000" w:themeColor="text1"/>
                <w:sz w:val="21"/>
                <w:szCs w:val="21"/>
              </w:rPr>
            </w:pPr>
            <w:r w:rsidRPr="00FD0966">
              <w:rPr>
                <w:rFonts w:ascii="Arial" w:hAnsi="Arial" w:cs="Arial"/>
                <w:b/>
                <w:bCs/>
                <w:color w:val="000000" w:themeColor="text1"/>
                <w:sz w:val="21"/>
                <w:szCs w:val="21"/>
              </w:rPr>
              <w:t>Place:</w:t>
            </w:r>
          </w:p>
        </w:tc>
        <w:tc>
          <w:tcPr>
            <w:tcW w:w="3690" w:type="dxa"/>
          </w:tcPr>
          <w:p w14:paraId="6AC90AB2"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u w:val="single"/>
              </w:rPr>
            </w:pPr>
            <w:r w:rsidRPr="00FD0966">
              <w:rPr>
                <w:rFonts w:ascii="Arial" w:eastAsia="Segoe UI" w:hAnsi="Arial" w:cs="Arial"/>
                <w:color w:val="FFFFFF" w:themeColor="background1"/>
                <w:sz w:val="21"/>
                <w:szCs w:val="21"/>
              </w:rPr>
              <w:t>(pi1(</w:t>
            </w:r>
          </w:p>
        </w:tc>
        <w:tc>
          <w:tcPr>
            <w:tcW w:w="270" w:type="dxa"/>
          </w:tcPr>
          <w:p w14:paraId="3DAC335E"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p>
        </w:tc>
        <w:tc>
          <w:tcPr>
            <w:tcW w:w="900" w:type="dxa"/>
            <w:gridSpan w:val="2"/>
          </w:tcPr>
          <w:p w14:paraId="123B7BC9"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r w:rsidRPr="00FD0966">
              <w:rPr>
                <w:rFonts w:ascii="Arial" w:hAnsi="Arial" w:cs="Arial"/>
                <w:b/>
                <w:bCs/>
                <w:color w:val="000000" w:themeColor="text1"/>
                <w:sz w:val="21"/>
                <w:szCs w:val="21"/>
              </w:rPr>
              <w:t>Place:</w:t>
            </w:r>
          </w:p>
        </w:tc>
        <w:tc>
          <w:tcPr>
            <w:tcW w:w="3690" w:type="dxa"/>
          </w:tcPr>
          <w:p w14:paraId="0F08914F"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u w:val="single"/>
              </w:rPr>
            </w:pPr>
            <w:r w:rsidRPr="00FD0966">
              <w:rPr>
                <w:rFonts w:ascii="Arial" w:eastAsia="Segoe UI" w:hAnsi="Arial" w:cs="Arial"/>
                <w:color w:val="FFFFFF" w:themeColor="background1"/>
                <w:sz w:val="21"/>
                <w:szCs w:val="21"/>
              </w:rPr>
              <w:t>(pc1(</w:t>
            </w:r>
          </w:p>
        </w:tc>
      </w:tr>
      <w:tr w:rsidR="003825DF" w:rsidRPr="00FD0966" w14:paraId="2A04849A" w14:textId="77777777" w:rsidTr="005B401E">
        <w:tc>
          <w:tcPr>
            <w:tcW w:w="900" w:type="dxa"/>
            <w:gridSpan w:val="2"/>
          </w:tcPr>
          <w:p w14:paraId="67E74384" w14:textId="77777777" w:rsidR="003825DF" w:rsidRPr="00FD0966" w:rsidRDefault="003825DF" w:rsidP="005B401E">
            <w:pPr>
              <w:pStyle w:val="EndnoteText"/>
              <w:widowControl/>
              <w:tabs>
                <w:tab w:val="left" w:pos="4310"/>
              </w:tabs>
              <w:suppressAutoHyphens/>
              <w:spacing w:after="120"/>
              <w:jc w:val="both"/>
              <w:rPr>
                <w:rFonts w:ascii="Arial" w:hAnsi="Arial" w:cs="Arial"/>
                <w:b/>
                <w:bCs/>
                <w:color w:val="000000" w:themeColor="text1"/>
                <w:sz w:val="21"/>
                <w:szCs w:val="21"/>
              </w:rPr>
            </w:pPr>
          </w:p>
        </w:tc>
        <w:tc>
          <w:tcPr>
            <w:tcW w:w="3690" w:type="dxa"/>
          </w:tcPr>
          <w:p w14:paraId="2E1615DE"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r w:rsidRPr="00FD0966">
              <w:rPr>
                <w:rFonts w:ascii="Arial" w:hAnsi="Arial" w:cs="Arial"/>
                <w:b/>
                <w:color w:val="000000" w:themeColor="text1"/>
                <w:sz w:val="21"/>
                <w:szCs w:val="21"/>
                <w:u w:val="single"/>
              </w:rPr>
              <w:tab/>
            </w:r>
          </w:p>
        </w:tc>
        <w:tc>
          <w:tcPr>
            <w:tcW w:w="270" w:type="dxa"/>
          </w:tcPr>
          <w:p w14:paraId="2051A33E"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900" w:type="dxa"/>
            <w:gridSpan w:val="2"/>
          </w:tcPr>
          <w:p w14:paraId="76F040D6"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3690" w:type="dxa"/>
          </w:tcPr>
          <w:p w14:paraId="79F43E3C"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r w:rsidRPr="00FD0966">
              <w:rPr>
                <w:rFonts w:ascii="Arial" w:hAnsi="Arial" w:cs="Arial"/>
                <w:b/>
                <w:color w:val="000000" w:themeColor="text1"/>
                <w:sz w:val="21"/>
                <w:szCs w:val="21"/>
                <w:u w:val="single"/>
              </w:rPr>
              <w:tab/>
            </w:r>
          </w:p>
        </w:tc>
      </w:tr>
      <w:tr w:rsidR="003825DF" w:rsidRPr="00FD0966" w14:paraId="26903077" w14:textId="77777777" w:rsidTr="005B401E">
        <w:tc>
          <w:tcPr>
            <w:tcW w:w="900" w:type="dxa"/>
            <w:gridSpan w:val="2"/>
            <w:vAlign w:val="bottom"/>
          </w:tcPr>
          <w:p w14:paraId="0A5FC4B7" w14:textId="77777777" w:rsidR="003825DF" w:rsidRPr="00FD0966" w:rsidRDefault="003825DF" w:rsidP="005B401E">
            <w:pPr>
              <w:pStyle w:val="EndnoteText"/>
              <w:widowControl/>
              <w:tabs>
                <w:tab w:val="left" w:pos="4310"/>
              </w:tabs>
              <w:suppressAutoHyphens/>
              <w:rPr>
                <w:rFonts w:ascii="Arial" w:eastAsia="Segoe UI" w:hAnsi="Arial" w:cs="Arial"/>
                <w:color w:val="000000" w:themeColor="text1"/>
                <w:sz w:val="21"/>
                <w:szCs w:val="21"/>
              </w:rPr>
            </w:pPr>
            <w:r w:rsidRPr="00FD0966">
              <w:rPr>
                <w:rFonts w:ascii="Arial" w:hAnsi="Arial" w:cs="Arial"/>
                <w:b/>
                <w:bCs/>
                <w:color w:val="000000" w:themeColor="text1"/>
                <w:sz w:val="21"/>
                <w:szCs w:val="21"/>
              </w:rPr>
              <w:t xml:space="preserve">Date: </w:t>
            </w:r>
          </w:p>
        </w:tc>
        <w:tc>
          <w:tcPr>
            <w:tcW w:w="3690" w:type="dxa"/>
            <w:vAlign w:val="bottom"/>
          </w:tcPr>
          <w:p w14:paraId="170A5FDF" w14:textId="77777777" w:rsidR="003825DF" w:rsidRPr="00FD0966" w:rsidRDefault="003825DF" w:rsidP="005B401E">
            <w:pPr>
              <w:pStyle w:val="EndnoteText"/>
              <w:widowControl/>
              <w:tabs>
                <w:tab w:val="left" w:pos="4310"/>
              </w:tabs>
              <w:suppressAutoHyphens/>
              <w:spacing w:line="240" w:lineRule="exact"/>
              <w:rPr>
                <w:rFonts w:ascii="Arial" w:hAnsi="Arial" w:cs="Arial"/>
                <w:b/>
                <w:bCs/>
                <w:color w:val="000000" w:themeColor="text1"/>
                <w:sz w:val="21"/>
                <w:szCs w:val="21"/>
                <w:u w:val="single"/>
              </w:rPr>
            </w:pPr>
            <w:r w:rsidRPr="00FD0966">
              <w:rPr>
                <w:rFonts w:ascii="Arial" w:eastAsia="Segoe UI" w:hAnsi="Arial" w:cs="Arial"/>
                <w:color w:val="FFFFFF" w:themeColor="background1"/>
                <w:sz w:val="21"/>
                <w:szCs w:val="21"/>
              </w:rPr>
              <w:t>(di1(</w:t>
            </w:r>
          </w:p>
        </w:tc>
        <w:tc>
          <w:tcPr>
            <w:tcW w:w="270" w:type="dxa"/>
          </w:tcPr>
          <w:p w14:paraId="040CBB1E"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900" w:type="dxa"/>
            <w:gridSpan w:val="2"/>
            <w:vAlign w:val="bottom"/>
          </w:tcPr>
          <w:p w14:paraId="77731DD9" w14:textId="77777777" w:rsidR="003825DF" w:rsidRPr="00FD0966" w:rsidRDefault="003825DF" w:rsidP="005B401E">
            <w:pPr>
              <w:pStyle w:val="EndnoteText"/>
              <w:widowControl/>
              <w:tabs>
                <w:tab w:val="left" w:pos="4310"/>
              </w:tabs>
              <w:suppressAutoHyphens/>
              <w:spacing w:line="240" w:lineRule="exact"/>
              <w:rPr>
                <w:rFonts w:ascii="Arial" w:eastAsia="Segoe UI" w:hAnsi="Arial" w:cs="Arial"/>
                <w:color w:val="000000" w:themeColor="text1"/>
                <w:sz w:val="21"/>
                <w:szCs w:val="21"/>
              </w:rPr>
            </w:pPr>
            <w:r w:rsidRPr="00FD0966">
              <w:rPr>
                <w:rFonts w:ascii="Arial" w:hAnsi="Arial" w:cs="Arial"/>
                <w:b/>
                <w:bCs/>
                <w:color w:val="000000" w:themeColor="text1"/>
                <w:sz w:val="21"/>
                <w:szCs w:val="21"/>
              </w:rPr>
              <w:t>Date:</w:t>
            </w:r>
          </w:p>
        </w:tc>
        <w:tc>
          <w:tcPr>
            <w:tcW w:w="3690" w:type="dxa"/>
            <w:vAlign w:val="bottom"/>
          </w:tcPr>
          <w:p w14:paraId="164D17A1" w14:textId="77777777" w:rsidR="003825DF" w:rsidRPr="00FD0966" w:rsidRDefault="003825DF" w:rsidP="005B401E">
            <w:pPr>
              <w:pStyle w:val="EndnoteText"/>
              <w:widowControl/>
              <w:tabs>
                <w:tab w:val="left" w:pos="4310"/>
              </w:tabs>
              <w:suppressAutoHyphens/>
              <w:spacing w:line="240" w:lineRule="exact"/>
              <w:rPr>
                <w:rFonts w:ascii="Arial" w:hAnsi="Arial" w:cs="Arial"/>
                <w:b/>
                <w:bCs/>
                <w:color w:val="000000" w:themeColor="text1"/>
                <w:sz w:val="21"/>
                <w:szCs w:val="21"/>
                <w:u w:val="single"/>
              </w:rPr>
            </w:pPr>
            <w:r w:rsidRPr="00FD0966">
              <w:rPr>
                <w:rFonts w:ascii="Arial" w:eastAsia="Segoe UI" w:hAnsi="Arial" w:cs="Arial"/>
                <w:color w:val="FFFFFF" w:themeColor="background1"/>
                <w:sz w:val="21"/>
                <w:szCs w:val="21"/>
              </w:rPr>
              <w:t>(dc1(</w:t>
            </w:r>
          </w:p>
        </w:tc>
      </w:tr>
      <w:tr w:rsidR="003825DF" w:rsidRPr="00FD0966" w14:paraId="6E025174" w14:textId="77777777" w:rsidTr="005B401E">
        <w:tc>
          <w:tcPr>
            <w:tcW w:w="900" w:type="dxa"/>
            <w:gridSpan w:val="2"/>
          </w:tcPr>
          <w:p w14:paraId="04A008D2" w14:textId="77777777" w:rsidR="003825DF" w:rsidRPr="00FD0966" w:rsidRDefault="003825DF" w:rsidP="005B401E">
            <w:pPr>
              <w:pStyle w:val="EndnoteText"/>
              <w:widowControl/>
              <w:tabs>
                <w:tab w:val="left" w:pos="4310"/>
              </w:tabs>
              <w:suppressAutoHyphens/>
              <w:spacing w:after="120"/>
              <w:jc w:val="both"/>
              <w:rPr>
                <w:rFonts w:ascii="Arial" w:eastAsia="Segoe UI" w:hAnsi="Arial" w:cs="Arial"/>
                <w:color w:val="000000" w:themeColor="text1"/>
                <w:sz w:val="21"/>
                <w:szCs w:val="21"/>
              </w:rPr>
            </w:pPr>
          </w:p>
        </w:tc>
        <w:tc>
          <w:tcPr>
            <w:tcW w:w="3690" w:type="dxa"/>
          </w:tcPr>
          <w:p w14:paraId="0A7F0DA0"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000000" w:themeColor="text1"/>
                <w:sz w:val="21"/>
                <w:szCs w:val="21"/>
                <w:u w:val="single"/>
              </w:rPr>
            </w:pPr>
            <w:r w:rsidRPr="00FD0966">
              <w:rPr>
                <w:rFonts w:ascii="Arial" w:hAnsi="Arial" w:cs="Arial"/>
                <w:b/>
                <w:color w:val="000000" w:themeColor="text1"/>
                <w:sz w:val="21"/>
                <w:szCs w:val="21"/>
                <w:u w:val="single"/>
              </w:rPr>
              <w:tab/>
            </w:r>
          </w:p>
        </w:tc>
        <w:tc>
          <w:tcPr>
            <w:tcW w:w="270" w:type="dxa"/>
          </w:tcPr>
          <w:p w14:paraId="473A627B"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900" w:type="dxa"/>
            <w:gridSpan w:val="2"/>
          </w:tcPr>
          <w:p w14:paraId="25E0DABB" w14:textId="77777777" w:rsidR="003825DF" w:rsidRPr="00FD0966" w:rsidRDefault="003825DF" w:rsidP="005B401E">
            <w:pPr>
              <w:pStyle w:val="EndnoteText"/>
              <w:widowControl/>
              <w:tabs>
                <w:tab w:val="left" w:pos="4310"/>
              </w:tabs>
              <w:suppressAutoHyphens/>
              <w:spacing w:after="120" w:line="240" w:lineRule="exact"/>
              <w:jc w:val="both"/>
              <w:rPr>
                <w:rFonts w:ascii="Arial" w:eastAsia="Segoe UI" w:hAnsi="Arial" w:cs="Arial"/>
                <w:color w:val="000000" w:themeColor="text1"/>
                <w:sz w:val="21"/>
                <w:szCs w:val="21"/>
              </w:rPr>
            </w:pPr>
          </w:p>
        </w:tc>
        <w:tc>
          <w:tcPr>
            <w:tcW w:w="3690" w:type="dxa"/>
          </w:tcPr>
          <w:p w14:paraId="3E340DCD"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000000" w:themeColor="text1"/>
                <w:sz w:val="21"/>
                <w:szCs w:val="21"/>
                <w:u w:val="single"/>
              </w:rPr>
            </w:pPr>
            <w:r w:rsidRPr="00FD0966">
              <w:rPr>
                <w:rFonts w:ascii="Arial" w:hAnsi="Arial" w:cs="Arial"/>
                <w:b/>
                <w:color w:val="000000" w:themeColor="text1"/>
                <w:sz w:val="21"/>
                <w:szCs w:val="21"/>
                <w:u w:val="single"/>
              </w:rPr>
              <w:tab/>
            </w:r>
          </w:p>
        </w:tc>
      </w:tr>
    </w:tbl>
    <w:p w14:paraId="69FBC321" w14:textId="77777777" w:rsidR="003825DF" w:rsidRPr="00FD0966" w:rsidRDefault="003825DF" w:rsidP="003825DF">
      <w:pPr>
        <w:jc w:val="both"/>
        <w:rPr>
          <w:rFonts w:ascii="Arial" w:hAnsi="Arial" w:cs="Arial"/>
          <w:color w:val="FFFFFF"/>
          <w:sz w:val="21"/>
          <w:szCs w:val="21"/>
        </w:rPr>
      </w:pPr>
    </w:p>
    <w:p w14:paraId="7A79A9B8" w14:textId="77777777" w:rsidR="003825DF" w:rsidRPr="00FD0966" w:rsidRDefault="003825DF" w:rsidP="003825DF">
      <w:pPr>
        <w:jc w:val="both"/>
        <w:rPr>
          <w:rFonts w:ascii="Arial" w:hAnsi="Arial" w:cs="Arial"/>
          <w:color w:val="000000" w:themeColor="text1"/>
          <w:sz w:val="21"/>
          <w:szCs w:val="21"/>
        </w:rPr>
      </w:pP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40"/>
        <w:gridCol w:w="360"/>
        <w:gridCol w:w="3690"/>
        <w:gridCol w:w="270"/>
        <w:gridCol w:w="540"/>
        <w:gridCol w:w="360"/>
        <w:gridCol w:w="3690"/>
      </w:tblGrid>
      <w:tr w:rsidR="003825DF" w:rsidRPr="00FD0966" w14:paraId="46DAEBE6" w14:textId="77777777" w:rsidTr="005B401E">
        <w:tc>
          <w:tcPr>
            <w:tcW w:w="4590" w:type="dxa"/>
            <w:gridSpan w:val="3"/>
          </w:tcPr>
          <w:p w14:paraId="2870E4CB" w14:textId="77777777" w:rsidR="003825DF" w:rsidRPr="00FD0966" w:rsidRDefault="003825DF" w:rsidP="005B401E">
            <w:pPr>
              <w:pStyle w:val="paragraph"/>
              <w:spacing w:before="0" w:beforeAutospacing="0" w:after="0" w:afterAutospacing="0"/>
              <w:textAlignment w:val="baseline"/>
              <w:rPr>
                <w:rFonts w:ascii="Arial" w:hAnsi="Arial" w:cs="Arial"/>
                <w:sz w:val="21"/>
                <w:szCs w:val="21"/>
                <w:lang w:val="en-US"/>
              </w:rPr>
            </w:pPr>
            <w:r w:rsidRPr="00FD0966">
              <w:rPr>
                <w:rStyle w:val="normaltextrun"/>
                <w:rFonts w:ascii="Arial" w:hAnsi="Arial" w:cs="Arial"/>
                <w:b/>
                <w:bCs/>
                <w:color w:val="000000"/>
                <w:sz w:val="21"/>
                <w:szCs w:val="21"/>
                <w:shd w:val="clear" w:color="auto" w:fill="FFFF00"/>
                <w:lang w:val="en-US"/>
              </w:rPr>
              <w:t>Takeda Pharmaceuticals International AG</w:t>
            </w:r>
            <w:r w:rsidRPr="00FD0966">
              <w:rPr>
                <w:rStyle w:val="eop"/>
                <w:rFonts w:ascii="Arial" w:hAnsi="Arial" w:cs="Arial"/>
                <w:color w:val="000000"/>
                <w:sz w:val="21"/>
                <w:szCs w:val="21"/>
                <w:lang w:val="en-US"/>
              </w:rPr>
              <w:t> </w:t>
            </w:r>
          </w:p>
          <w:p w14:paraId="0E05F76C" w14:textId="77777777" w:rsidR="003825DF" w:rsidRPr="00FD0966" w:rsidRDefault="003825DF" w:rsidP="005B401E">
            <w:pPr>
              <w:pStyle w:val="paragraph"/>
              <w:spacing w:before="0" w:beforeAutospacing="0" w:after="0" w:afterAutospacing="0"/>
              <w:jc w:val="both"/>
              <w:textAlignment w:val="baseline"/>
              <w:rPr>
                <w:rStyle w:val="eop"/>
                <w:rFonts w:ascii="Arial" w:eastAsia="Calibri" w:hAnsi="Arial" w:cs="Arial"/>
                <w:color w:val="000000" w:themeColor="text1"/>
                <w:sz w:val="21"/>
                <w:szCs w:val="21"/>
                <w:lang w:val="en-US"/>
              </w:rPr>
            </w:pPr>
          </w:p>
        </w:tc>
        <w:tc>
          <w:tcPr>
            <w:tcW w:w="270" w:type="dxa"/>
          </w:tcPr>
          <w:p w14:paraId="15F19C24" w14:textId="77777777" w:rsidR="003825DF" w:rsidRPr="00FD0966" w:rsidRDefault="003825DF" w:rsidP="005B401E">
            <w:pPr>
              <w:pStyle w:val="EndnoteText"/>
              <w:widowControl/>
              <w:tabs>
                <w:tab w:val="left" w:pos="720"/>
                <w:tab w:val="left" w:pos="1440"/>
                <w:tab w:val="left" w:pos="2160"/>
                <w:tab w:val="left" w:pos="2880"/>
                <w:tab w:val="left" w:pos="3600"/>
                <w:tab w:val="left" w:pos="4320"/>
                <w:tab w:val="left" w:leader="underscore" w:pos="5040"/>
                <w:tab w:val="left" w:pos="6480"/>
                <w:tab w:val="left" w:pos="7200"/>
                <w:tab w:val="left" w:pos="7920"/>
              </w:tabs>
              <w:suppressAutoHyphens/>
              <w:spacing w:line="240" w:lineRule="exact"/>
              <w:rPr>
                <w:rFonts w:ascii="Arial" w:hAnsi="Arial" w:cs="Arial"/>
                <w:b/>
                <w:bCs/>
                <w:color w:val="000000" w:themeColor="text1"/>
                <w:sz w:val="21"/>
                <w:szCs w:val="21"/>
              </w:rPr>
            </w:pPr>
          </w:p>
        </w:tc>
        <w:tc>
          <w:tcPr>
            <w:tcW w:w="4590" w:type="dxa"/>
            <w:gridSpan w:val="3"/>
          </w:tcPr>
          <w:p w14:paraId="70FFC381" w14:textId="6C7CB89C" w:rsidR="003825DF" w:rsidRPr="00FD0966" w:rsidRDefault="002101F6" w:rsidP="005B401E">
            <w:pPr>
              <w:pStyle w:val="paragraph"/>
              <w:tabs>
                <w:tab w:val="left" w:pos="720"/>
                <w:tab w:val="left" w:pos="1440"/>
                <w:tab w:val="left" w:pos="2160"/>
                <w:tab w:val="left" w:pos="2880"/>
                <w:tab w:val="left" w:pos="3600"/>
                <w:tab w:val="left" w:pos="4320"/>
                <w:tab w:val="left" w:leader="underscore" w:pos="5040"/>
                <w:tab w:val="left" w:pos="6480"/>
                <w:tab w:val="left" w:pos="7200"/>
                <w:tab w:val="left" w:pos="7920"/>
              </w:tabs>
              <w:spacing w:before="0" w:beforeAutospacing="0" w:after="0" w:afterAutospacing="0" w:line="259" w:lineRule="auto"/>
              <w:rPr>
                <w:rStyle w:val="normaltextrun"/>
                <w:rFonts w:ascii="Arial" w:hAnsi="Arial" w:cs="Arial"/>
                <w:b/>
                <w:bCs/>
                <w:color w:val="000000" w:themeColor="text1"/>
                <w:sz w:val="21"/>
                <w:szCs w:val="21"/>
                <w:lang w:val="en-US"/>
              </w:rPr>
            </w:pPr>
            <w:r w:rsidRPr="00FD0966">
              <w:rPr>
                <w:rStyle w:val="normaltextrun"/>
                <w:rFonts w:ascii="Arial" w:hAnsi="Arial" w:cs="Arial"/>
                <w:b/>
                <w:bCs/>
                <w:color w:val="000000" w:themeColor="text1"/>
                <w:sz w:val="21"/>
                <w:szCs w:val="21"/>
                <w:lang w:val="en-US"/>
              </w:rPr>
              <w:t>Altimetrik Corp</w:t>
            </w:r>
          </w:p>
          <w:p w14:paraId="1EFC0F12" w14:textId="77777777" w:rsidR="003825DF" w:rsidRPr="00FD0966" w:rsidRDefault="003825DF" w:rsidP="005B401E">
            <w:pPr>
              <w:pStyle w:val="EndnoteText"/>
              <w:widowControl/>
              <w:tabs>
                <w:tab w:val="left" w:pos="720"/>
                <w:tab w:val="left" w:pos="1440"/>
                <w:tab w:val="left" w:pos="2160"/>
                <w:tab w:val="left" w:pos="2880"/>
                <w:tab w:val="left" w:pos="3600"/>
                <w:tab w:val="left" w:pos="4320"/>
                <w:tab w:val="left" w:leader="underscore" w:pos="5040"/>
                <w:tab w:val="left" w:pos="6480"/>
                <w:tab w:val="left" w:pos="7200"/>
                <w:tab w:val="left" w:pos="7920"/>
              </w:tabs>
              <w:suppressAutoHyphens/>
              <w:spacing w:line="240" w:lineRule="exact"/>
              <w:rPr>
                <w:rFonts w:ascii="Arial" w:hAnsi="Arial" w:cs="Arial"/>
                <w:b/>
                <w:bCs/>
                <w:color w:val="000000" w:themeColor="text1"/>
                <w:sz w:val="21"/>
                <w:szCs w:val="21"/>
              </w:rPr>
            </w:pPr>
          </w:p>
        </w:tc>
      </w:tr>
      <w:tr w:rsidR="003825DF" w:rsidRPr="00FD0966" w14:paraId="7F09806D" w14:textId="77777777" w:rsidTr="005B401E">
        <w:trPr>
          <w:trHeight w:val="747"/>
        </w:trPr>
        <w:tc>
          <w:tcPr>
            <w:tcW w:w="900" w:type="dxa"/>
            <w:gridSpan w:val="2"/>
          </w:tcPr>
          <w:p w14:paraId="57989F89" w14:textId="77777777" w:rsidR="003825DF" w:rsidRPr="00FD0966" w:rsidRDefault="003825DF" w:rsidP="005B401E">
            <w:pPr>
              <w:pStyle w:val="EndnoteText"/>
              <w:widowControl/>
              <w:tabs>
                <w:tab w:val="left" w:pos="4310"/>
              </w:tabs>
              <w:suppressAutoHyphens/>
              <w:spacing w:before="240" w:after="120" w:line="240" w:lineRule="exact"/>
              <w:ind w:right="330"/>
              <w:jc w:val="right"/>
              <w:rPr>
                <w:rFonts w:ascii="Arial" w:hAnsi="Arial" w:cs="Arial"/>
                <w:b/>
                <w:bCs/>
                <w:color w:val="000000" w:themeColor="text1"/>
                <w:sz w:val="21"/>
                <w:szCs w:val="21"/>
              </w:rPr>
            </w:pPr>
            <w:r w:rsidRPr="00FD0966">
              <w:rPr>
                <w:rFonts w:ascii="Arial" w:hAnsi="Arial" w:cs="Arial"/>
                <w:b/>
                <w:bCs/>
                <w:color w:val="000000" w:themeColor="text1"/>
                <w:sz w:val="21"/>
                <w:szCs w:val="21"/>
              </w:rPr>
              <w:t>By:</w:t>
            </w:r>
            <w:r w:rsidRPr="00FD0966">
              <w:rPr>
                <w:rFonts w:ascii="Arial" w:eastAsia="Segoe UI" w:hAnsi="Arial" w:cs="Arial"/>
                <w:color w:val="000000" w:themeColor="text1"/>
                <w:sz w:val="21"/>
                <w:szCs w:val="21"/>
              </w:rPr>
              <w:t xml:space="preserve"> </w:t>
            </w:r>
          </w:p>
        </w:tc>
        <w:tc>
          <w:tcPr>
            <w:tcW w:w="3690" w:type="dxa"/>
          </w:tcPr>
          <w:p w14:paraId="152D2177" w14:textId="77777777" w:rsidR="003825DF" w:rsidRPr="00FD0966" w:rsidRDefault="003825DF" w:rsidP="005B401E">
            <w:pPr>
              <w:pStyle w:val="EndnoteText"/>
              <w:widowControl/>
              <w:tabs>
                <w:tab w:val="left" w:pos="4310"/>
              </w:tabs>
              <w:suppressAutoHyphens/>
              <w:spacing w:before="240" w:after="120" w:line="240" w:lineRule="exact"/>
              <w:ind w:right="110"/>
              <w:rPr>
                <w:rFonts w:ascii="Arial" w:hAnsi="Arial" w:cs="Arial"/>
                <w:b/>
                <w:bCs/>
                <w:color w:val="000000" w:themeColor="text1"/>
                <w:sz w:val="21"/>
                <w:szCs w:val="21"/>
                <w:u w:val="single"/>
              </w:rPr>
            </w:pPr>
            <w:r w:rsidRPr="00FD0966">
              <w:rPr>
                <w:rFonts w:ascii="Arial" w:eastAsia="Segoe UI" w:hAnsi="Arial" w:cs="Arial"/>
                <w:color w:val="000000" w:themeColor="text1"/>
                <w:sz w:val="21"/>
                <w:szCs w:val="21"/>
              </w:rPr>
              <w:t xml:space="preserve"> </w:t>
            </w:r>
          </w:p>
        </w:tc>
        <w:tc>
          <w:tcPr>
            <w:tcW w:w="270" w:type="dxa"/>
          </w:tcPr>
          <w:p w14:paraId="7F698BC6" w14:textId="77777777" w:rsidR="003825DF" w:rsidRPr="00FD0966" w:rsidRDefault="003825DF" w:rsidP="005B401E">
            <w:pPr>
              <w:pStyle w:val="EndnoteText"/>
              <w:widowControl/>
              <w:tabs>
                <w:tab w:val="left" w:pos="4310"/>
              </w:tabs>
              <w:suppressAutoHyphens/>
              <w:spacing w:before="240" w:after="120" w:line="240" w:lineRule="exact"/>
              <w:jc w:val="both"/>
              <w:rPr>
                <w:rFonts w:ascii="Arial" w:hAnsi="Arial" w:cs="Arial"/>
                <w:b/>
                <w:bCs/>
                <w:color w:val="000000" w:themeColor="text1"/>
                <w:sz w:val="21"/>
                <w:szCs w:val="21"/>
              </w:rPr>
            </w:pPr>
          </w:p>
        </w:tc>
        <w:tc>
          <w:tcPr>
            <w:tcW w:w="900" w:type="dxa"/>
            <w:gridSpan w:val="2"/>
          </w:tcPr>
          <w:p w14:paraId="0F2417F4" w14:textId="77777777" w:rsidR="003825DF" w:rsidRPr="00FD0966" w:rsidRDefault="003825DF" w:rsidP="005B401E">
            <w:pPr>
              <w:pStyle w:val="EndnoteText"/>
              <w:widowControl/>
              <w:tabs>
                <w:tab w:val="left" w:pos="4310"/>
              </w:tabs>
              <w:suppressAutoHyphens/>
              <w:spacing w:before="240" w:after="120" w:line="240" w:lineRule="exact"/>
              <w:jc w:val="both"/>
              <w:rPr>
                <w:rFonts w:ascii="Arial" w:hAnsi="Arial" w:cs="Arial"/>
                <w:b/>
                <w:bCs/>
                <w:color w:val="000000" w:themeColor="text1"/>
                <w:sz w:val="21"/>
                <w:szCs w:val="21"/>
              </w:rPr>
            </w:pPr>
            <w:r w:rsidRPr="00FD0966">
              <w:rPr>
                <w:rFonts w:ascii="Arial" w:hAnsi="Arial" w:cs="Arial"/>
                <w:b/>
                <w:bCs/>
                <w:color w:val="000000" w:themeColor="text1"/>
                <w:sz w:val="21"/>
                <w:szCs w:val="21"/>
              </w:rPr>
              <w:t>By:</w:t>
            </w:r>
          </w:p>
        </w:tc>
        <w:tc>
          <w:tcPr>
            <w:tcW w:w="3690" w:type="dxa"/>
          </w:tcPr>
          <w:p w14:paraId="76B7AA34" w14:textId="77777777" w:rsidR="003825DF" w:rsidRPr="00FD0966" w:rsidRDefault="003825DF" w:rsidP="005B401E">
            <w:pPr>
              <w:pStyle w:val="EndnoteText"/>
              <w:widowControl/>
              <w:tabs>
                <w:tab w:val="left" w:pos="4310"/>
              </w:tabs>
              <w:suppressAutoHyphens/>
              <w:spacing w:before="240" w:after="120" w:line="240" w:lineRule="exact"/>
              <w:ind w:right="110"/>
              <w:rPr>
                <w:rFonts w:ascii="Arial" w:eastAsia="Segoe UI" w:hAnsi="Arial" w:cs="Arial"/>
                <w:color w:val="000000" w:themeColor="text1"/>
                <w:sz w:val="21"/>
                <w:szCs w:val="21"/>
              </w:rPr>
            </w:pPr>
          </w:p>
        </w:tc>
      </w:tr>
      <w:tr w:rsidR="003825DF" w:rsidRPr="00FD0966" w14:paraId="1A97D2AC" w14:textId="77777777" w:rsidTr="005B401E">
        <w:trPr>
          <w:trHeight w:val="270"/>
        </w:trPr>
        <w:tc>
          <w:tcPr>
            <w:tcW w:w="540" w:type="dxa"/>
          </w:tcPr>
          <w:p w14:paraId="2A90D966" w14:textId="77777777" w:rsidR="003825DF" w:rsidRPr="00FD0966" w:rsidRDefault="003825DF" w:rsidP="005B401E">
            <w:pPr>
              <w:pStyle w:val="EndnoteText"/>
              <w:widowControl/>
              <w:tabs>
                <w:tab w:val="left" w:pos="4310"/>
              </w:tabs>
              <w:suppressAutoHyphens/>
              <w:spacing w:line="240" w:lineRule="exact"/>
              <w:ind w:right="115"/>
              <w:rPr>
                <w:rFonts w:ascii="Arial" w:eastAsia="Segoe UI" w:hAnsi="Arial" w:cs="Arial"/>
                <w:color w:val="000000" w:themeColor="text1"/>
                <w:sz w:val="21"/>
                <w:szCs w:val="21"/>
              </w:rPr>
            </w:pPr>
          </w:p>
        </w:tc>
        <w:tc>
          <w:tcPr>
            <w:tcW w:w="4050" w:type="dxa"/>
            <w:gridSpan w:val="2"/>
          </w:tcPr>
          <w:p w14:paraId="11F0E504" w14:textId="77777777" w:rsidR="003825DF" w:rsidRPr="00FD0966" w:rsidRDefault="003825DF" w:rsidP="005B401E">
            <w:pPr>
              <w:pStyle w:val="EndnoteText"/>
              <w:widowControl/>
              <w:tabs>
                <w:tab w:val="left" w:pos="4310"/>
              </w:tabs>
              <w:suppressAutoHyphens/>
              <w:spacing w:line="240" w:lineRule="exact"/>
              <w:ind w:right="115"/>
              <w:rPr>
                <w:rFonts w:ascii="Arial" w:hAnsi="Arial" w:cs="Arial"/>
                <w:b/>
                <w:color w:val="FFFFFF"/>
                <w:sz w:val="21"/>
                <w:szCs w:val="21"/>
                <w:u w:val="single"/>
              </w:rPr>
            </w:pPr>
            <w:r w:rsidRPr="00FD0966">
              <w:rPr>
                <w:rFonts w:ascii="Arial" w:eastAsia="Segoe UI" w:hAnsi="Arial" w:cs="Arial"/>
                <w:color w:val="FFFFFF"/>
                <w:sz w:val="21"/>
                <w:szCs w:val="21"/>
              </w:rPr>
              <w:t>(si2(</w:t>
            </w:r>
          </w:p>
        </w:tc>
        <w:tc>
          <w:tcPr>
            <w:tcW w:w="270" w:type="dxa"/>
          </w:tcPr>
          <w:p w14:paraId="618E7E74"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FFFFFF"/>
                <w:sz w:val="21"/>
                <w:szCs w:val="21"/>
              </w:rPr>
            </w:pPr>
          </w:p>
        </w:tc>
        <w:tc>
          <w:tcPr>
            <w:tcW w:w="540" w:type="dxa"/>
          </w:tcPr>
          <w:p w14:paraId="3296043B"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FFFFFF"/>
                <w:sz w:val="21"/>
                <w:szCs w:val="21"/>
              </w:rPr>
            </w:pPr>
          </w:p>
        </w:tc>
        <w:tc>
          <w:tcPr>
            <w:tcW w:w="4050" w:type="dxa"/>
            <w:gridSpan w:val="2"/>
          </w:tcPr>
          <w:p w14:paraId="402D07FA" w14:textId="77777777" w:rsidR="003825DF" w:rsidRPr="00FD0966" w:rsidRDefault="003825DF" w:rsidP="005B401E">
            <w:pPr>
              <w:pStyle w:val="EndnoteText"/>
              <w:widowControl/>
              <w:tabs>
                <w:tab w:val="left" w:pos="4310"/>
              </w:tabs>
              <w:suppressAutoHyphens/>
              <w:spacing w:line="240" w:lineRule="exact"/>
              <w:ind w:right="110"/>
              <w:rPr>
                <w:rFonts w:ascii="Arial" w:hAnsi="Arial" w:cs="Arial"/>
                <w:b/>
                <w:bCs/>
                <w:color w:val="FFFFFF"/>
                <w:sz w:val="21"/>
                <w:szCs w:val="21"/>
              </w:rPr>
            </w:pPr>
            <w:r w:rsidRPr="00FD0966">
              <w:rPr>
                <w:rFonts w:ascii="Arial" w:eastAsia="Segoe UI" w:hAnsi="Arial" w:cs="Arial"/>
                <w:color w:val="FFFFFF"/>
                <w:sz w:val="21"/>
                <w:szCs w:val="21"/>
              </w:rPr>
              <w:t>(sc2(</w:t>
            </w:r>
          </w:p>
        </w:tc>
      </w:tr>
      <w:tr w:rsidR="003825DF" w:rsidRPr="00FD0966" w14:paraId="40369929" w14:textId="77777777" w:rsidTr="005B401E">
        <w:trPr>
          <w:trHeight w:val="360"/>
        </w:trPr>
        <w:tc>
          <w:tcPr>
            <w:tcW w:w="900" w:type="dxa"/>
            <w:gridSpan w:val="2"/>
          </w:tcPr>
          <w:p w14:paraId="4D79C396" w14:textId="77777777" w:rsidR="003825DF" w:rsidRPr="00FD0966" w:rsidRDefault="003825DF" w:rsidP="005B401E">
            <w:pPr>
              <w:pStyle w:val="EndnoteText"/>
              <w:widowControl/>
              <w:tabs>
                <w:tab w:val="left" w:pos="4310"/>
              </w:tabs>
              <w:suppressAutoHyphens/>
              <w:spacing w:line="240" w:lineRule="exact"/>
              <w:ind w:right="330"/>
              <w:jc w:val="both"/>
              <w:rPr>
                <w:rFonts w:ascii="Arial" w:hAnsi="Arial" w:cs="Arial"/>
                <w:i/>
                <w:iCs/>
                <w:color w:val="000000" w:themeColor="text1"/>
                <w:sz w:val="21"/>
                <w:szCs w:val="21"/>
              </w:rPr>
            </w:pPr>
          </w:p>
        </w:tc>
        <w:tc>
          <w:tcPr>
            <w:tcW w:w="3690" w:type="dxa"/>
          </w:tcPr>
          <w:p w14:paraId="535126AF" w14:textId="77777777" w:rsidR="003825DF" w:rsidRPr="00FD0966" w:rsidRDefault="003825DF" w:rsidP="005B401E">
            <w:pPr>
              <w:pStyle w:val="EndnoteText"/>
              <w:widowControl/>
              <w:tabs>
                <w:tab w:val="left" w:pos="4310"/>
              </w:tabs>
              <w:suppressAutoHyphens/>
              <w:spacing w:line="240" w:lineRule="exact"/>
              <w:ind w:right="115"/>
              <w:jc w:val="right"/>
              <w:rPr>
                <w:rFonts w:ascii="Arial" w:eastAsia="Segoe UI" w:hAnsi="Arial" w:cs="Arial"/>
                <w:color w:val="000000" w:themeColor="text1"/>
                <w:sz w:val="21"/>
                <w:szCs w:val="21"/>
              </w:rPr>
            </w:pPr>
          </w:p>
        </w:tc>
        <w:tc>
          <w:tcPr>
            <w:tcW w:w="270" w:type="dxa"/>
          </w:tcPr>
          <w:p w14:paraId="6B45F591"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000000" w:themeColor="text1"/>
                <w:sz w:val="21"/>
                <w:szCs w:val="21"/>
              </w:rPr>
            </w:pPr>
          </w:p>
        </w:tc>
        <w:tc>
          <w:tcPr>
            <w:tcW w:w="900" w:type="dxa"/>
            <w:gridSpan w:val="2"/>
          </w:tcPr>
          <w:p w14:paraId="75EAAE63"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p>
        </w:tc>
        <w:tc>
          <w:tcPr>
            <w:tcW w:w="3690" w:type="dxa"/>
          </w:tcPr>
          <w:p w14:paraId="47310FC3" w14:textId="77777777" w:rsidR="003825DF" w:rsidRPr="00FD0966" w:rsidRDefault="003825DF" w:rsidP="005B401E">
            <w:pPr>
              <w:pStyle w:val="EndnoteText"/>
              <w:widowControl/>
              <w:tabs>
                <w:tab w:val="left" w:pos="4310"/>
              </w:tabs>
              <w:suppressAutoHyphens/>
              <w:spacing w:line="240" w:lineRule="exact"/>
              <w:ind w:right="115"/>
              <w:rPr>
                <w:rFonts w:ascii="Arial" w:hAnsi="Arial" w:cs="Arial"/>
                <w:b/>
                <w:color w:val="000000" w:themeColor="text1"/>
                <w:sz w:val="21"/>
                <w:szCs w:val="21"/>
                <w:u w:val="single"/>
              </w:rPr>
            </w:pPr>
          </w:p>
        </w:tc>
      </w:tr>
      <w:tr w:rsidR="003825DF" w:rsidRPr="00FD0966" w14:paraId="5A3C9E65" w14:textId="77777777" w:rsidTr="005B401E">
        <w:trPr>
          <w:trHeight w:val="540"/>
        </w:trPr>
        <w:tc>
          <w:tcPr>
            <w:tcW w:w="900" w:type="dxa"/>
            <w:gridSpan w:val="2"/>
          </w:tcPr>
          <w:p w14:paraId="099E9443"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r w:rsidRPr="00FD0966">
              <w:rPr>
                <w:rFonts w:ascii="Arial" w:hAnsi="Arial" w:cs="Arial"/>
                <w:b/>
                <w:bCs/>
                <w:color w:val="000000" w:themeColor="text1"/>
                <w:sz w:val="21"/>
                <w:szCs w:val="21"/>
              </w:rPr>
              <w:t xml:space="preserve">Name: </w:t>
            </w:r>
          </w:p>
        </w:tc>
        <w:tc>
          <w:tcPr>
            <w:tcW w:w="3690" w:type="dxa"/>
          </w:tcPr>
          <w:p w14:paraId="23AA8411"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u w:val="single"/>
              </w:rPr>
            </w:pPr>
            <w:r w:rsidRPr="00FD0966">
              <w:rPr>
                <w:rFonts w:ascii="Arial" w:eastAsia="Segoe UI" w:hAnsi="Arial" w:cs="Arial"/>
                <w:color w:val="FFFFFF"/>
                <w:sz w:val="21"/>
                <w:szCs w:val="21"/>
              </w:rPr>
              <w:t xml:space="preserve"> (ni2(</w:t>
            </w:r>
          </w:p>
        </w:tc>
        <w:tc>
          <w:tcPr>
            <w:tcW w:w="270" w:type="dxa"/>
          </w:tcPr>
          <w:p w14:paraId="5F993CB7"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p>
        </w:tc>
        <w:tc>
          <w:tcPr>
            <w:tcW w:w="900" w:type="dxa"/>
            <w:gridSpan w:val="2"/>
          </w:tcPr>
          <w:p w14:paraId="14BB2FB2"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r w:rsidRPr="00FD0966">
              <w:rPr>
                <w:rFonts w:ascii="Arial" w:hAnsi="Arial" w:cs="Arial"/>
                <w:b/>
                <w:bCs/>
                <w:color w:val="000000" w:themeColor="text1"/>
                <w:sz w:val="21"/>
                <w:szCs w:val="21"/>
              </w:rPr>
              <w:t>Name:</w:t>
            </w:r>
          </w:p>
        </w:tc>
        <w:tc>
          <w:tcPr>
            <w:tcW w:w="3690" w:type="dxa"/>
          </w:tcPr>
          <w:p w14:paraId="6C2172C3" w14:textId="061AD9FF"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u w:val="single"/>
              </w:rPr>
            </w:pPr>
          </w:p>
        </w:tc>
      </w:tr>
      <w:tr w:rsidR="003825DF" w:rsidRPr="00FD0966" w14:paraId="324EA927" w14:textId="77777777" w:rsidTr="005B401E">
        <w:trPr>
          <w:trHeight w:val="360"/>
        </w:trPr>
        <w:tc>
          <w:tcPr>
            <w:tcW w:w="900" w:type="dxa"/>
            <w:gridSpan w:val="2"/>
          </w:tcPr>
          <w:p w14:paraId="629576C2"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000000" w:themeColor="text1"/>
                <w:sz w:val="21"/>
                <w:szCs w:val="21"/>
              </w:rPr>
            </w:pPr>
          </w:p>
        </w:tc>
        <w:tc>
          <w:tcPr>
            <w:tcW w:w="3690" w:type="dxa"/>
          </w:tcPr>
          <w:p w14:paraId="1AF9EA2A"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r w:rsidRPr="00FD0966">
              <w:rPr>
                <w:rFonts w:ascii="Arial" w:hAnsi="Arial" w:cs="Arial"/>
                <w:b/>
                <w:color w:val="000000" w:themeColor="text1"/>
                <w:sz w:val="21"/>
                <w:szCs w:val="21"/>
                <w:u w:val="single"/>
              </w:rPr>
              <w:tab/>
            </w:r>
          </w:p>
        </w:tc>
        <w:tc>
          <w:tcPr>
            <w:tcW w:w="270" w:type="dxa"/>
          </w:tcPr>
          <w:p w14:paraId="00990023"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000000" w:themeColor="text1"/>
                <w:sz w:val="21"/>
                <w:szCs w:val="21"/>
              </w:rPr>
            </w:pPr>
          </w:p>
        </w:tc>
        <w:tc>
          <w:tcPr>
            <w:tcW w:w="900" w:type="dxa"/>
            <w:gridSpan w:val="2"/>
          </w:tcPr>
          <w:p w14:paraId="08A6FF02"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bCs/>
                <w:color w:val="000000" w:themeColor="text1"/>
                <w:sz w:val="21"/>
                <w:szCs w:val="21"/>
              </w:rPr>
            </w:pPr>
          </w:p>
        </w:tc>
        <w:tc>
          <w:tcPr>
            <w:tcW w:w="3690" w:type="dxa"/>
          </w:tcPr>
          <w:p w14:paraId="09919D5D"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r w:rsidRPr="00FD0966">
              <w:rPr>
                <w:rFonts w:ascii="Arial" w:hAnsi="Arial" w:cs="Arial"/>
                <w:b/>
                <w:color w:val="000000" w:themeColor="text1"/>
                <w:sz w:val="21"/>
                <w:szCs w:val="21"/>
                <w:u w:val="single"/>
              </w:rPr>
              <w:tab/>
            </w:r>
          </w:p>
        </w:tc>
      </w:tr>
      <w:tr w:rsidR="003825DF" w:rsidRPr="00FD0966" w14:paraId="278D5953" w14:textId="77777777" w:rsidTr="005B401E">
        <w:trPr>
          <w:trHeight w:val="540"/>
        </w:trPr>
        <w:tc>
          <w:tcPr>
            <w:tcW w:w="900" w:type="dxa"/>
            <w:gridSpan w:val="2"/>
          </w:tcPr>
          <w:p w14:paraId="0EBC0D62"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r w:rsidRPr="00FD0966">
              <w:rPr>
                <w:rFonts w:ascii="Arial" w:hAnsi="Arial" w:cs="Arial"/>
                <w:b/>
                <w:bCs/>
                <w:color w:val="000000" w:themeColor="text1"/>
                <w:sz w:val="21"/>
                <w:szCs w:val="21"/>
              </w:rPr>
              <w:t xml:space="preserve">Title: </w:t>
            </w:r>
          </w:p>
        </w:tc>
        <w:tc>
          <w:tcPr>
            <w:tcW w:w="3690" w:type="dxa"/>
          </w:tcPr>
          <w:p w14:paraId="5F5A1A04"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u w:val="single"/>
              </w:rPr>
            </w:pPr>
            <w:r w:rsidRPr="00FD0966">
              <w:rPr>
                <w:rFonts w:ascii="Arial" w:eastAsia="Segoe UI" w:hAnsi="Arial" w:cs="Arial"/>
                <w:color w:val="FFFFFF"/>
                <w:sz w:val="21"/>
                <w:szCs w:val="21"/>
              </w:rPr>
              <w:t>(ti2(</w:t>
            </w:r>
          </w:p>
        </w:tc>
        <w:tc>
          <w:tcPr>
            <w:tcW w:w="270" w:type="dxa"/>
          </w:tcPr>
          <w:p w14:paraId="1EA4F07F"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p>
        </w:tc>
        <w:tc>
          <w:tcPr>
            <w:tcW w:w="900" w:type="dxa"/>
            <w:gridSpan w:val="2"/>
          </w:tcPr>
          <w:p w14:paraId="38AAFC9F"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r w:rsidRPr="00FD0966">
              <w:rPr>
                <w:rFonts w:ascii="Arial" w:hAnsi="Arial" w:cs="Arial"/>
                <w:b/>
                <w:bCs/>
                <w:color w:val="000000" w:themeColor="text1"/>
                <w:sz w:val="21"/>
                <w:szCs w:val="21"/>
              </w:rPr>
              <w:t>Title:</w:t>
            </w:r>
          </w:p>
        </w:tc>
        <w:tc>
          <w:tcPr>
            <w:tcW w:w="3690" w:type="dxa"/>
          </w:tcPr>
          <w:p w14:paraId="12AA3A5A" w14:textId="48B86F68"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u w:val="single"/>
              </w:rPr>
            </w:pPr>
          </w:p>
        </w:tc>
      </w:tr>
      <w:tr w:rsidR="003825DF" w:rsidRPr="00FD0966" w14:paraId="55E2CEAD" w14:textId="77777777" w:rsidTr="005B401E">
        <w:trPr>
          <w:trHeight w:val="80"/>
        </w:trPr>
        <w:tc>
          <w:tcPr>
            <w:tcW w:w="900" w:type="dxa"/>
            <w:gridSpan w:val="2"/>
          </w:tcPr>
          <w:p w14:paraId="74A89BB1"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3690" w:type="dxa"/>
          </w:tcPr>
          <w:p w14:paraId="0369CDA4"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r w:rsidRPr="00FD0966">
              <w:rPr>
                <w:rFonts w:ascii="Arial" w:hAnsi="Arial" w:cs="Arial"/>
                <w:b/>
                <w:color w:val="000000" w:themeColor="text1"/>
                <w:sz w:val="21"/>
                <w:szCs w:val="21"/>
                <w:u w:val="single"/>
              </w:rPr>
              <w:tab/>
            </w:r>
          </w:p>
        </w:tc>
        <w:tc>
          <w:tcPr>
            <w:tcW w:w="270" w:type="dxa"/>
          </w:tcPr>
          <w:p w14:paraId="0D02B545"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900" w:type="dxa"/>
            <w:gridSpan w:val="2"/>
          </w:tcPr>
          <w:p w14:paraId="3BF0BD62"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3690" w:type="dxa"/>
          </w:tcPr>
          <w:p w14:paraId="1D9E1D9D"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r w:rsidRPr="00FD0966">
              <w:rPr>
                <w:rFonts w:ascii="Arial" w:hAnsi="Arial" w:cs="Arial"/>
                <w:b/>
                <w:color w:val="000000" w:themeColor="text1"/>
                <w:sz w:val="21"/>
                <w:szCs w:val="21"/>
                <w:u w:val="single"/>
              </w:rPr>
              <w:tab/>
            </w:r>
          </w:p>
        </w:tc>
      </w:tr>
      <w:tr w:rsidR="003825DF" w:rsidRPr="00FD0966" w14:paraId="6E8E0775" w14:textId="77777777" w:rsidTr="005B401E">
        <w:trPr>
          <w:trHeight w:val="207"/>
        </w:trPr>
        <w:tc>
          <w:tcPr>
            <w:tcW w:w="900" w:type="dxa"/>
            <w:gridSpan w:val="2"/>
          </w:tcPr>
          <w:p w14:paraId="791F96FD" w14:textId="77777777" w:rsidR="003825DF" w:rsidRPr="00FD0966" w:rsidRDefault="003825DF" w:rsidP="005B401E">
            <w:pPr>
              <w:pStyle w:val="EndnoteText"/>
              <w:widowControl/>
              <w:tabs>
                <w:tab w:val="left" w:pos="4310"/>
              </w:tabs>
              <w:suppressAutoHyphens/>
              <w:spacing w:before="240"/>
              <w:jc w:val="both"/>
              <w:rPr>
                <w:rFonts w:ascii="Arial" w:hAnsi="Arial" w:cs="Arial"/>
                <w:b/>
                <w:bCs/>
                <w:color w:val="000000" w:themeColor="text1"/>
                <w:sz w:val="21"/>
                <w:szCs w:val="21"/>
              </w:rPr>
            </w:pPr>
            <w:r w:rsidRPr="00FD0966">
              <w:rPr>
                <w:rFonts w:ascii="Arial" w:hAnsi="Arial" w:cs="Arial"/>
                <w:b/>
                <w:bCs/>
                <w:color w:val="000000" w:themeColor="text1"/>
                <w:sz w:val="21"/>
                <w:szCs w:val="21"/>
              </w:rPr>
              <w:t>Place:</w:t>
            </w:r>
          </w:p>
        </w:tc>
        <w:tc>
          <w:tcPr>
            <w:tcW w:w="3690" w:type="dxa"/>
          </w:tcPr>
          <w:p w14:paraId="4BF06770"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u w:val="single"/>
              </w:rPr>
            </w:pPr>
            <w:r w:rsidRPr="00FD0966">
              <w:rPr>
                <w:rFonts w:ascii="Arial" w:eastAsia="Segoe UI" w:hAnsi="Arial" w:cs="Arial"/>
                <w:color w:val="FFFFFF"/>
                <w:sz w:val="21"/>
                <w:szCs w:val="21"/>
              </w:rPr>
              <w:t>(pi2(</w:t>
            </w:r>
          </w:p>
        </w:tc>
        <w:tc>
          <w:tcPr>
            <w:tcW w:w="270" w:type="dxa"/>
          </w:tcPr>
          <w:p w14:paraId="60BD1385"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p>
        </w:tc>
        <w:tc>
          <w:tcPr>
            <w:tcW w:w="900" w:type="dxa"/>
            <w:gridSpan w:val="2"/>
          </w:tcPr>
          <w:p w14:paraId="50A2BB5E"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rPr>
            </w:pPr>
            <w:r w:rsidRPr="00FD0966">
              <w:rPr>
                <w:rFonts w:ascii="Arial" w:hAnsi="Arial" w:cs="Arial"/>
                <w:b/>
                <w:bCs/>
                <w:color w:val="000000" w:themeColor="text1"/>
                <w:sz w:val="21"/>
                <w:szCs w:val="21"/>
              </w:rPr>
              <w:t>Place:</w:t>
            </w:r>
          </w:p>
        </w:tc>
        <w:tc>
          <w:tcPr>
            <w:tcW w:w="3690" w:type="dxa"/>
          </w:tcPr>
          <w:p w14:paraId="0DFAEE20" w14:textId="77777777" w:rsidR="003825DF" w:rsidRPr="00FD0966" w:rsidRDefault="003825DF" w:rsidP="005B401E">
            <w:pPr>
              <w:pStyle w:val="EndnoteText"/>
              <w:widowControl/>
              <w:tabs>
                <w:tab w:val="left" w:pos="4310"/>
              </w:tabs>
              <w:suppressAutoHyphens/>
              <w:spacing w:before="240" w:line="240" w:lineRule="exact"/>
              <w:jc w:val="both"/>
              <w:rPr>
                <w:rFonts w:ascii="Arial" w:hAnsi="Arial" w:cs="Arial"/>
                <w:b/>
                <w:bCs/>
                <w:color w:val="000000" w:themeColor="text1"/>
                <w:sz w:val="21"/>
                <w:szCs w:val="21"/>
                <w:u w:val="single"/>
              </w:rPr>
            </w:pPr>
            <w:r w:rsidRPr="00FD0966">
              <w:rPr>
                <w:rFonts w:ascii="Arial" w:eastAsia="Segoe UI" w:hAnsi="Arial" w:cs="Arial"/>
                <w:color w:val="FFFFFF"/>
                <w:sz w:val="21"/>
                <w:szCs w:val="21"/>
              </w:rPr>
              <w:t>(pc2(</w:t>
            </w:r>
          </w:p>
        </w:tc>
      </w:tr>
      <w:tr w:rsidR="003825DF" w:rsidRPr="00FD0966" w14:paraId="2ED3D4FF" w14:textId="77777777" w:rsidTr="005B401E">
        <w:tc>
          <w:tcPr>
            <w:tcW w:w="900" w:type="dxa"/>
            <w:gridSpan w:val="2"/>
          </w:tcPr>
          <w:p w14:paraId="59C0F86E" w14:textId="77777777" w:rsidR="003825DF" w:rsidRPr="00FD0966" w:rsidRDefault="003825DF" w:rsidP="005B401E">
            <w:pPr>
              <w:pStyle w:val="EndnoteText"/>
              <w:widowControl/>
              <w:tabs>
                <w:tab w:val="left" w:pos="4310"/>
              </w:tabs>
              <w:suppressAutoHyphens/>
              <w:spacing w:after="120"/>
              <w:jc w:val="both"/>
              <w:rPr>
                <w:rFonts w:ascii="Arial" w:hAnsi="Arial" w:cs="Arial"/>
                <w:b/>
                <w:bCs/>
                <w:color w:val="000000" w:themeColor="text1"/>
                <w:sz w:val="21"/>
                <w:szCs w:val="21"/>
              </w:rPr>
            </w:pPr>
          </w:p>
        </w:tc>
        <w:tc>
          <w:tcPr>
            <w:tcW w:w="3690" w:type="dxa"/>
          </w:tcPr>
          <w:p w14:paraId="5B078793"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r w:rsidRPr="00FD0966">
              <w:rPr>
                <w:rFonts w:ascii="Arial" w:hAnsi="Arial" w:cs="Arial"/>
                <w:b/>
                <w:color w:val="000000" w:themeColor="text1"/>
                <w:sz w:val="21"/>
                <w:szCs w:val="21"/>
                <w:u w:val="single"/>
              </w:rPr>
              <w:tab/>
            </w:r>
          </w:p>
        </w:tc>
        <w:tc>
          <w:tcPr>
            <w:tcW w:w="270" w:type="dxa"/>
          </w:tcPr>
          <w:p w14:paraId="4AE8F6A8"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900" w:type="dxa"/>
            <w:gridSpan w:val="2"/>
          </w:tcPr>
          <w:p w14:paraId="664B6638"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3690" w:type="dxa"/>
          </w:tcPr>
          <w:p w14:paraId="759D4E5A" w14:textId="77777777" w:rsidR="003825DF" w:rsidRPr="00FD0966" w:rsidRDefault="003825DF" w:rsidP="005B401E">
            <w:pPr>
              <w:pStyle w:val="EndnoteText"/>
              <w:widowControl/>
              <w:tabs>
                <w:tab w:val="left" w:pos="4310"/>
              </w:tabs>
              <w:suppressAutoHyphens/>
              <w:spacing w:line="240" w:lineRule="exact"/>
              <w:jc w:val="both"/>
              <w:rPr>
                <w:rFonts w:ascii="Arial" w:eastAsia="Segoe UI" w:hAnsi="Arial" w:cs="Arial"/>
                <w:color w:val="000000" w:themeColor="text1"/>
                <w:sz w:val="21"/>
                <w:szCs w:val="21"/>
              </w:rPr>
            </w:pPr>
            <w:r w:rsidRPr="00FD0966">
              <w:rPr>
                <w:rFonts w:ascii="Arial" w:hAnsi="Arial" w:cs="Arial"/>
                <w:b/>
                <w:color w:val="000000" w:themeColor="text1"/>
                <w:sz w:val="21"/>
                <w:szCs w:val="21"/>
                <w:u w:val="single"/>
              </w:rPr>
              <w:tab/>
            </w:r>
          </w:p>
        </w:tc>
      </w:tr>
      <w:tr w:rsidR="003825DF" w:rsidRPr="00FD0966" w14:paraId="7206C7EF" w14:textId="77777777" w:rsidTr="005B401E">
        <w:tc>
          <w:tcPr>
            <w:tcW w:w="900" w:type="dxa"/>
            <w:gridSpan w:val="2"/>
            <w:vAlign w:val="bottom"/>
          </w:tcPr>
          <w:p w14:paraId="0F9F0FAF" w14:textId="77777777" w:rsidR="003825DF" w:rsidRPr="00FD0966" w:rsidRDefault="003825DF" w:rsidP="005B401E">
            <w:pPr>
              <w:pStyle w:val="EndnoteText"/>
              <w:widowControl/>
              <w:tabs>
                <w:tab w:val="left" w:pos="4310"/>
              </w:tabs>
              <w:suppressAutoHyphens/>
              <w:rPr>
                <w:rFonts w:ascii="Arial" w:eastAsia="Segoe UI" w:hAnsi="Arial" w:cs="Arial"/>
                <w:color w:val="000000" w:themeColor="text1"/>
                <w:sz w:val="21"/>
                <w:szCs w:val="21"/>
              </w:rPr>
            </w:pPr>
            <w:r w:rsidRPr="00FD0966">
              <w:rPr>
                <w:rFonts w:ascii="Arial" w:hAnsi="Arial" w:cs="Arial"/>
                <w:b/>
                <w:bCs/>
                <w:color w:val="000000" w:themeColor="text1"/>
                <w:sz w:val="21"/>
                <w:szCs w:val="21"/>
              </w:rPr>
              <w:t xml:space="preserve">Date: </w:t>
            </w:r>
          </w:p>
        </w:tc>
        <w:tc>
          <w:tcPr>
            <w:tcW w:w="3690" w:type="dxa"/>
            <w:vAlign w:val="bottom"/>
          </w:tcPr>
          <w:p w14:paraId="64296644" w14:textId="77777777" w:rsidR="003825DF" w:rsidRPr="00FD0966" w:rsidRDefault="003825DF" w:rsidP="005B401E">
            <w:pPr>
              <w:pStyle w:val="EndnoteText"/>
              <w:widowControl/>
              <w:tabs>
                <w:tab w:val="left" w:pos="4310"/>
              </w:tabs>
              <w:suppressAutoHyphens/>
              <w:spacing w:line="240" w:lineRule="exact"/>
              <w:rPr>
                <w:rFonts w:ascii="Arial" w:hAnsi="Arial" w:cs="Arial"/>
                <w:b/>
                <w:color w:val="000000" w:themeColor="text1"/>
                <w:sz w:val="21"/>
                <w:szCs w:val="21"/>
                <w:u w:val="single"/>
              </w:rPr>
            </w:pPr>
            <w:r w:rsidRPr="00FD0966">
              <w:rPr>
                <w:rFonts w:ascii="Arial" w:eastAsia="Segoe UI" w:hAnsi="Arial" w:cs="Arial"/>
                <w:color w:val="FFFFFF"/>
                <w:sz w:val="21"/>
                <w:szCs w:val="21"/>
              </w:rPr>
              <w:t>(di2(</w:t>
            </w:r>
          </w:p>
        </w:tc>
        <w:tc>
          <w:tcPr>
            <w:tcW w:w="270" w:type="dxa"/>
          </w:tcPr>
          <w:p w14:paraId="234539AA"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900" w:type="dxa"/>
            <w:gridSpan w:val="2"/>
            <w:vAlign w:val="bottom"/>
          </w:tcPr>
          <w:p w14:paraId="31C1E502" w14:textId="77777777" w:rsidR="003825DF" w:rsidRPr="00FD0966" w:rsidRDefault="003825DF" w:rsidP="005B401E">
            <w:pPr>
              <w:pStyle w:val="EndnoteText"/>
              <w:widowControl/>
              <w:tabs>
                <w:tab w:val="left" w:pos="4310"/>
              </w:tabs>
              <w:suppressAutoHyphens/>
              <w:spacing w:line="240" w:lineRule="exact"/>
              <w:rPr>
                <w:rFonts w:ascii="Arial" w:eastAsia="Segoe UI" w:hAnsi="Arial" w:cs="Arial"/>
                <w:color w:val="000000" w:themeColor="text1"/>
                <w:sz w:val="21"/>
                <w:szCs w:val="21"/>
              </w:rPr>
            </w:pPr>
            <w:r w:rsidRPr="00FD0966">
              <w:rPr>
                <w:rFonts w:ascii="Arial" w:hAnsi="Arial" w:cs="Arial"/>
                <w:b/>
                <w:bCs/>
                <w:color w:val="000000" w:themeColor="text1"/>
                <w:sz w:val="21"/>
                <w:szCs w:val="21"/>
              </w:rPr>
              <w:t>Date:</w:t>
            </w:r>
          </w:p>
        </w:tc>
        <w:tc>
          <w:tcPr>
            <w:tcW w:w="3690" w:type="dxa"/>
            <w:vAlign w:val="bottom"/>
          </w:tcPr>
          <w:p w14:paraId="767B44AE" w14:textId="77777777" w:rsidR="003825DF" w:rsidRPr="00FD0966" w:rsidRDefault="003825DF" w:rsidP="005B401E">
            <w:pPr>
              <w:pStyle w:val="EndnoteText"/>
              <w:widowControl/>
              <w:tabs>
                <w:tab w:val="left" w:pos="4310"/>
              </w:tabs>
              <w:suppressAutoHyphens/>
              <w:spacing w:line="240" w:lineRule="exact"/>
              <w:rPr>
                <w:rFonts w:ascii="Arial" w:hAnsi="Arial" w:cs="Arial"/>
                <w:b/>
                <w:color w:val="000000" w:themeColor="text1"/>
                <w:sz w:val="21"/>
                <w:szCs w:val="21"/>
                <w:u w:val="single"/>
              </w:rPr>
            </w:pPr>
            <w:r w:rsidRPr="00FD0966">
              <w:rPr>
                <w:rFonts w:ascii="Arial" w:eastAsia="Segoe UI" w:hAnsi="Arial" w:cs="Arial"/>
                <w:color w:val="FFFFFF"/>
                <w:sz w:val="21"/>
                <w:szCs w:val="21"/>
              </w:rPr>
              <w:t>(dc2(</w:t>
            </w:r>
          </w:p>
        </w:tc>
      </w:tr>
      <w:tr w:rsidR="003825DF" w:rsidRPr="00FD0966" w14:paraId="57933FDC" w14:textId="77777777" w:rsidTr="005B401E">
        <w:tc>
          <w:tcPr>
            <w:tcW w:w="900" w:type="dxa"/>
            <w:gridSpan w:val="2"/>
          </w:tcPr>
          <w:p w14:paraId="09311E6E" w14:textId="77777777" w:rsidR="003825DF" w:rsidRPr="00FD0966" w:rsidRDefault="003825DF" w:rsidP="005B401E">
            <w:pPr>
              <w:pStyle w:val="EndnoteText"/>
              <w:widowControl/>
              <w:tabs>
                <w:tab w:val="left" w:pos="4310"/>
              </w:tabs>
              <w:suppressAutoHyphens/>
              <w:spacing w:after="120"/>
              <w:jc w:val="both"/>
              <w:rPr>
                <w:rFonts w:ascii="Arial" w:eastAsia="Segoe UI" w:hAnsi="Arial" w:cs="Arial"/>
                <w:color w:val="000000" w:themeColor="text1"/>
                <w:sz w:val="21"/>
                <w:szCs w:val="21"/>
              </w:rPr>
            </w:pPr>
          </w:p>
        </w:tc>
        <w:tc>
          <w:tcPr>
            <w:tcW w:w="3690" w:type="dxa"/>
          </w:tcPr>
          <w:p w14:paraId="3C690627"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color w:val="000000" w:themeColor="text1"/>
                <w:sz w:val="21"/>
                <w:szCs w:val="21"/>
                <w:u w:val="single"/>
              </w:rPr>
            </w:pPr>
            <w:r w:rsidRPr="00FD0966">
              <w:rPr>
                <w:rFonts w:ascii="Arial" w:hAnsi="Arial" w:cs="Arial"/>
                <w:b/>
                <w:color w:val="000000" w:themeColor="text1"/>
                <w:sz w:val="21"/>
                <w:szCs w:val="21"/>
                <w:u w:val="single"/>
              </w:rPr>
              <w:tab/>
            </w:r>
          </w:p>
        </w:tc>
        <w:tc>
          <w:tcPr>
            <w:tcW w:w="270" w:type="dxa"/>
          </w:tcPr>
          <w:p w14:paraId="241DD5BE" w14:textId="77777777" w:rsidR="003825DF" w:rsidRPr="00FD0966" w:rsidRDefault="003825DF" w:rsidP="005B401E">
            <w:pPr>
              <w:pStyle w:val="EndnoteText"/>
              <w:widowControl/>
              <w:tabs>
                <w:tab w:val="left" w:pos="4310"/>
              </w:tabs>
              <w:suppressAutoHyphens/>
              <w:spacing w:after="120" w:line="240" w:lineRule="exact"/>
              <w:jc w:val="both"/>
              <w:rPr>
                <w:rFonts w:ascii="Arial" w:hAnsi="Arial" w:cs="Arial"/>
                <w:b/>
                <w:bCs/>
                <w:color w:val="000000" w:themeColor="text1"/>
                <w:sz w:val="21"/>
                <w:szCs w:val="21"/>
              </w:rPr>
            </w:pPr>
          </w:p>
        </w:tc>
        <w:tc>
          <w:tcPr>
            <w:tcW w:w="900" w:type="dxa"/>
            <w:gridSpan w:val="2"/>
          </w:tcPr>
          <w:p w14:paraId="279DB01E" w14:textId="77777777" w:rsidR="003825DF" w:rsidRPr="00FD0966" w:rsidRDefault="003825DF" w:rsidP="005B401E">
            <w:pPr>
              <w:pStyle w:val="EndnoteText"/>
              <w:widowControl/>
              <w:tabs>
                <w:tab w:val="left" w:pos="4310"/>
              </w:tabs>
              <w:suppressAutoHyphens/>
              <w:spacing w:after="120" w:line="240" w:lineRule="exact"/>
              <w:jc w:val="both"/>
              <w:rPr>
                <w:rFonts w:ascii="Arial" w:eastAsia="Segoe UI" w:hAnsi="Arial" w:cs="Arial"/>
                <w:color w:val="000000" w:themeColor="text1"/>
                <w:sz w:val="21"/>
                <w:szCs w:val="21"/>
              </w:rPr>
            </w:pPr>
          </w:p>
        </w:tc>
        <w:tc>
          <w:tcPr>
            <w:tcW w:w="3690" w:type="dxa"/>
          </w:tcPr>
          <w:p w14:paraId="677A3D6C" w14:textId="77777777" w:rsidR="003825DF" w:rsidRPr="00FD0966" w:rsidRDefault="003825DF" w:rsidP="005B401E">
            <w:pPr>
              <w:pStyle w:val="EndnoteText"/>
              <w:widowControl/>
              <w:tabs>
                <w:tab w:val="left" w:pos="4310"/>
              </w:tabs>
              <w:suppressAutoHyphens/>
              <w:spacing w:line="240" w:lineRule="exact"/>
              <w:jc w:val="both"/>
              <w:rPr>
                <w:rFonts w:ascii="Arial" w:hAnsi="Arial" w:cs="Arial"/>
                <w:b/>
                <w:color w:val="000000" w:themeColor="text1"/>
                <w:sz w:val="21"/>
                <w:szCs w:val="21"/>
                <w:u w:val="single"/>
              </w:rPr>
            </w:pPr>
            <w:r w:rsidRPr="00FD0966">
              <w:rPr>
                <w:rFonts w:ascii="Arial" w:hAnsi="Arial" w:cs="Arial"/>
                <w:b/>
                <w:color w:val="000000" w:themeColor="text1"/>
                <w:sz w:val="21"/>
                <w:szCs w:val="21"/>
                <w:u w:val="single"/>
              </w:rPr>
              <w:tab/>
            </w:r>
          </w:p>
        </w:tc>
      </w:tr>
    </w:tbl>
    <w:p w14:paraId="171D699E" w14:textId="77777777" w:rsidR="003825DF" w:rsidRPr="00FD0966" w:rsidRDefault="003825DF" w:rsidP="00B61A94">
      <w:pPr>
        <w:rPr>
          <w:rFonts w:ascii="Arial" w:hAnsi="Arial" w:cs="Arial"/>
          <w:sz w:val="21"/>
          <w:szCs w:val="21"/>
        </w:rPr>
      </w:pPr>
    </w:p>
    <w:sectPr w:rsidR="003825DF" w:rsidRPr="00FD0966">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583660" w14:textId="77777777" w:rsidR="00F0501C" w:rsidRDefault="00F0501C" w:rsidP="00CE732E">
      <w:r>
        <w:separator/>
      </w:r>
    </w:p>
  </w:endnote>
  <w:endnote w:type="continuationSeparator" w:id="0">
    <w:p w14:paraId="5C514AE8" w14:textId="77777777" w:rsidR="00F0501C" w:rsidRDefault="00F0501C" w:rsidP="00CE732E">
      <w:r>
        <w:continuationSeparator/>
      </w:r>
    </w:p>
  </w:endnote>
  <w:endnote w:type="continuationNotice" w:id="1">
    <w:p w14:paraId="4291B392" w14:textId="77777777" w:rsidR="00F0501C" w:rsidRDefault="00F050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Bold">
    <w:altName w:val="Arial"/>
    <w:panose1 w:val="020B0604020202020204"/>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Helvetica Neue">
    <w:altName w:val="Sylfaen"/>
    <w:panose1 w:val="02000503000000020004"/>
    <w:charset w:val="00"/>
    <w:family w:val="auto"/>
    <w:pitch w:val="variable"/>
    <w:sig w:usb0="E50002FF" w:usb1="500079DB" w:usb2="00000010" w:usb3="00000000" w:csb0="00000001"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 w:name="Roboto,Times New Roman,Arial">
    <w:altName w:val="Arial"/>
    <w:panose1 w:val="020B0604020202020204"/>
    <w:charset w:val="00"/>
    <w:family w:val="roman"/>
    <w:pitch w:val="default"/>
  </w:font>
  <w:font w:name="Aptos Narrow">
    <w:altName w:val="Calibri"/>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A854CA" w14:textId="77777777" w:rsidR="00EC537D" w:rsidRDefault="00EC53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C41C2C" w14:textId="77777777" w:rsidR="00EC537D" w:rsidRDefault="00EC53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370F9" w14:textId="77777777" w:rsidR="00EC537D" w:rsidRDefault="00EC53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5E3E6" w14:textId="77777777" w:rsidR="00F0501C" w:rsidRDefault="00F0501C" w:rsidP="00CE732E">
      <w:r>
        <w:separator/>
      </w:r>
    </w:p>
  </w:footnote>
  <w:footnote w:type="continuationSeparator" w:id="0">
    <w:p w14:paraId="5D83A59E" w14:textId="77777777" w:rsidR="00F0501C" w:rsidRDefault="00F0501C" w:rsidP="00CE732E">
      <w:r>
        <w:continuationSeparator/>
      </w:r>
    </w:p>
  </w:footnote>
  <w:footnote w:type="continuationNotice" w:id="1">
    <w:p w14:paraId="1EC2E91B" w14:textId="77777777" w:rsidR="00F0501C" w:rsidRDefault="00F050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9F25FE" w14:textId="77777777" w:rsidR="00EC537D" w:rsidRDefault="00EC53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FE48C9" w14:textId="77777777" w:rsidR="00EC537D" w:rsidRDefault="00EC53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57A5FF" w14:textId="77777777" w:rsidR="00EC537D" w:rsidRDefault="00EC53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17100"/>
    <w:multiLevelType w:val="multilevel"/>
    <w:tmpl w:val="013171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605D8A"/>
    <w:multiLevelType w:val="multilevel"/>
    <w:tmpl w:val="78AA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4506A"/>
    <w:multiLevelType w:val="hybridMultilevel"/>
    <w:tmpl w:val="52F8607C"/>
    <w:lvl w:ilvl="0" w:tplc="F53EEB74">
      <w:start w:val="1"/>
      <w:numFmt w:val="bullet"/>
      <w:lvlText w:val=""/>
      <w:lvlJc w:val="left"/>
      <w:pPr>
        <w:tabs>
          <w:tab w:val="num" w:pos="720"/>
        </w:tabs>
        <w:ind w:left="720" w:hanging="360"/>
      </w:pPr>
      <w:rPr>
        <w:rFonts w:ascii="Symbol" w:hAnsi="Symbol" w:hint="default"/>
      </w:rPr>
    </w:lvl>
    <w:lvl w:ilvl="1" w:tplc="6212CF8E" w:tentative="1">
      <w:start w:val="1"/>
      <w:numFmt w:val="bullet"/>
      <w:lvlText w:val=""/>
      <w:lvlJc w:val="left"/>
      <w:pPr>
        <w:tabs>
          <w:tab w:val="num" w:pos="1440"/>
        </w:tabs>
        <w:ind w:left="1440" w:hanging="360"/>
      </w:pPr>
      <w:rPr>
        <w:rFonts w:ascii="Symbol" w:hAnsi="Symbol" w:hint="default"/>
      </w:rPr>
    </w:lvl>
    <w:lvl w:ilvl="2" w:tplc="2D3004AE" w:tentative="1">
      <w:start w:val="1"/>
      <w:numFmt w:val="bullet"/>
      <w:lvlText w:val=""/>
      <w:lvlJc w:val="left"/>
      <w:pPr>
        <w:tabs>
          <w:tab w:val="num" w:pos="2160"/>
        </w:tabs>
        <w:ind w:left="2160" w:hanging="360"/>
      </w:pPr>
      <w:rPr>
        <w:rFonts w:ascii="Symbol" w:hAnsi="Symbol" w:hint="default"/>
      </w:rPr>
    </w:lvl>
    <w:lvl w:ilvl="3" w:tplc="F65A7FEA" w:tentative="1">
      <w:start w:val="1"/>
      <w:numFmt w:val="bullet"/>
      <w:lvlText w:val=""/>
      <w:lvlJc w:val="left"/>
      <w:pPr>
        <w:tabs>
          <w:tab w:val="num" w:pos="2880"/>
        </w:tabs>
        <w:ind w:left="2880" w:hanging="360"/>
      </w:pPr>
      <w:rPr>
        <w:rFonts w:ascii="Symbol" w:hAnsi="Symbol" w:hint="default"/>
      </w:rPr>
    </w:lvl>
    <w:lvl w:ilvl="4" w:tplc="DCE6FC8A" w:tentative="1">
      <w:start w:val="1"/>
      <w:numFmt w:val="bullet"/>
      <w:lvlText w:val=""/>
      <w:lvlJc w:val="left"/>
      <w:pPr>
        <w:tabs>
          <w:tab w:val="num" w:pos="3600"/>
        </w:tabs>
        <w:ind w:left="3600" w:hanging="360"/>
      </w:pPr>
      <w:rPr>
        <w:rFonts w:ascii="Symbol" w:hAnsi="Symbol" w:hint="default"/>
      </w:rPr>
    </w:lvl>
    <w:lvl w:ilvl="5" w:tplc="EA242902" w:tentative="1">
      <w:start w:val="1"/>
      <w:numFmt w:val="bullet"/>
      <w:lvlText w:val=""/>
      <w:lvlJc w:val="left"/>
      <w:pPr>
        <w:tabs>
          <w:tab w:val="num" w:pos="4320"/>
        </w:tabs>
        <w:ind w:left="4320" w:hanging="360"/>
      </w:pPr>
      <w:rPr>
        <w:rFonts w:ascii="Symbol" w:hAnsi="Symbol" w:hint="default"/>
      </w:rPr>
    </w:lvl>
    <w:lvl w:ilvl="6" w:tplc="B75A9DCC" w:tentative="1">
      <w:start w:val="1"/>
      <w:numFmt w:val="bullet"/>
      <w:lvlText w:val=""/>
      <w:lvlJc w:val="left"/>
      <w:pPr>
        <w:tabs>
          <w:tab w:val="num" w:pos="5040"/>
        </w:tabs>
        <w:ind w:left="5040" w:hanging="360"/>
      </w:pPr>
      <w:rPr>
        <w:rFonts w:ascii="Symbol" w:hAnsi="Symbol" w:hint="default"/>
      </w:rPr>
    </w:lvl>
    <w:lvl w:ilvl="7" w:tplc="2C46C81C" w:tentative="1">
      <w:start w:val="1"/>
      <w:numFmt w:val="bullet"/>
      <w:lvlText w:val=""/>
      <w:lvlJc w:val="left"/>
      <w:pPr>
        <w:tabs>
          <w:tab w:val="num" w:pos="5760"/>
        </w:tabs>
        <w:ind w:left="5760" w:hanging="360"/>
      </w:pPr>
      <w:rPr>
        <w:rFonts w:ascii="Symbol" w:hAnsi="Symbol" w:hint="default"/>
      </w:rPr>
    </w:lvl>
    <w:lvl w:ilvl="8" w:tplc="8BAA8D4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93150B3"/>
    <w:multiLevelType w:val="multilevel"/>
    <w:tmpl w:val="6CD6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B6463"/>
    <w:multiLevelType w:val="multilevel"/>
    <w:tmpl w:val="F15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12415"/>
    <w:multiLevelType w:val="multilevel"/>
    <w:tmpl w:val="FBCA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BE411F"/>
    <w:multiLevelType w:val="hybridMultilevel"/>
    <w:tmpl w:val="3C561626"/>
    <w:lvl w:ilvl="0" w:tplc="D0C844C2">
      <w:start w:val="1"/>
      <w:numFmt w:val="bullet"/>
      <w:pStyle w:val="Bulletlevel1"/>
      <w:lvlText w:val=""/>
      <w:lvlJc w:val="left"/>
      <w:pPr>
        <w:ind w:left="-1086" w:hanging="360"/>
      </w:pPr>
      <w:rPr>
        <w:rFonts w:ascii="Symbol" w:hAnsi="Symbol" w:hint="default"/>
      </w:rPr>
    </w:lvl>
    <w:lvl w:ilvl="1" w:tplc="04090003" w:tentative="1">
      <w:start w:val="1"/>
      <w:numFmt w:val="bullet"/>
      <w:pStyle w:val="Bullet2"/>
      <w:lvlText w:val="o"/>
      <w:lvlJc w:val="left"/>
      <w:pPr>
        <w:ind w:left="-366" w:hanging="360"/>
      </w:pPr>
      <w:rPr>
        <w:rFonts w:ascii="Courier New" w:hAnsi="Courier New" w:cs="Courier New" w:hint="default"/>
      </w:rPr>
    </w:lvl>
    <w:lvl w:ilvl="2" w:tplc="04090005" w:tentative="1">
      <w:start w:val="1"/>
      <w:numFmt w:val="bullet"/>
      <w:lvlText w:val=""/>
      <w:lvlJc w:val="left"/>
      <w:pPr>
        <w:ind w:left="354" w:hanging="360"/>
      </w:pPr>
      <w:rPr>
        <w:rFonts w:ascii="Wingdings" w:hAnsi="Wingdings" w:hint="default"/>
      </w:rPr>
    </w:lvl>
    <w:lvl w:ilvl="3" w:tplc="04090001" w:tentative="1">
      <w:start w:val="1"/>
      <w:numFmt w:val="bullet"/>
      <w:lvlText w:val=""/>
      <w:lvlJc w:val="left"/>
      <w:pPr>
        <w:ind w:left="1074" w:hanging="360"/>
      </w:pPr>
      <w:rPr>
        <w:rFonts w:ascii="Symbol" w:hAnsi="Symbol" w:hint="default"/>
      </w:rPr>
    </w:lvl>
    <w:lvl w:ilvl="4" w:tplc="04090003" w:tentative="1">
      <w:start w:val="1"/>
      <w:numFmt w:val="bullet"/>
      <w:lvlText w:val="o"/>
      <w:lvlJc w:val="left"/>
      <w:pPr>
        <w:ind w:left="1794" w:hanging="360"/>
      </w:pPr>
      <w:rPr>
        <w:rFonts w:ascii="Courier New" w:hAnsi="Courier New" w:cs="Courier New" w:hint="default"/>
      </w:rPr>
    </w:lvl>
    <w:lvl w:ilvl="5" w:tplc="04090005" w:tentative="1">
      <w:start w:val="1"/>
      <w:numFmt w:val="bullet"/>
      <w:lvlText w:val=""/>
      <w:lvlJc w:val="left"/>
      <w:pPr>
        <w:ind w:left="2514" w:hanging="360"/>
      </w:pPr>
      <w:rPr>
        <w:rFonts w:ascii="Wingdings" w:hAnsi="Wingdings" w:hint="default"/>
      </w:rPr>
    </w:lvl>
    <w:lvl w:ilvl="6" w:tplc="04090001" w:tentative="1">
      <w:start w:val="1"/>
      <w:numFmt w:val="bullet"/>
      <w:lvlText w:val=""/>
      <w:lvlJc w:val="left"/>
      <w:pPr>
        <w:ind w:left="3234" w:hanging="360"/>
      </w:pPr>
      <w:rPr>
        <w:rFonts w:ascii="Symbol" w:hAnsi="Symbol" w:hint="default"/>
      </w:rPr>
    </w:lvl>
    <w:lvl w:ilvl="7" w:tplc="04090003" w:tentative="1">
      <w:start w:val="1"/>
      <w:numFmt w:val="bullet"/>
      <w:lvlText w:val="o"/>
      <w:lvlJc w:val="left"/>
      <w:pPr>
        <w:ind w:left="3954" w:hanging="360"/>
      </w:pPr>
      <w:rPr>
        <w:rFonts w:ascii="Courier New" w:hAnsi="Courier New" w:cs="Courier New" w:hint="default"/>
      </w:rPr>
    </w:lvl>
    <w:lvl w:ilvl="8" w:tplc="04090005" w:tentative="1">
      <w:start w:val="1"/>
      <w:numFmt w:val="bullet"/>
      <w:lvlText w:val=""/>
      <w:lvlJc w:val="left"/>
      <w:pPr>
        <w:ind w:left="4674" w:hanging="360"/>
      </w:pPr>
      <w:rPr>
        <w:rFonts w:ascii="Wingdings" w:hAnsi="Wingdings" w:hint="default"/>
      </w:rPr>
    </w:lvl>
  </w:abstractNum>
  <w:abstractNum w:abstractNumId="7" w15:restartNumberingAfterBreak="0">
    <w:nsid w:val="108E5152"/>
    <w:multiLevelType w:val="multilevel"/>
    <w:tmpl w:val="060AEA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1D26A50"/>
    <w:multiLevelType w:val="multilevel"/>
    <w:tmpl w:val="8C50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B5090"/>
    <w:multiLevelType w:val="multilevel"/>
    <w:tmpl w:val="CBF0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E91775"/>
    <w:multiLevelType w:val="multilevel"/>
    <w:tmpl w:val="1AE9177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B32F05"/>
    <w:multiLevelType w:val="multilevel"/>
    <w:tmpl w:val="3B4407E4"/>
    <w:lvl w:ilvl="0">
      <w:start w:val="1"/>
      <w:numFmt w:val="decimal"/>
      <w:lvlText w:val="%1."/>
      <w:lvlJc w:val="left"/>
      <w:pPr>
        <w:tabs>
          <w:tab w:val="num" w:pos="720"/>
        </w:tabs>
        <w:ind w:left="720" w:hanging="720"/>
      </w:pPr>
    </w:lvl>
    <w:lvl w:ilvl="1">
      <w:start w:val="1"/>
      <w:numFmt w:val="decimal"/>
      <w:pStyle w:val="PlainText"/>
      <w:lvlText w:val="%2."/>
      <w:lvlJc w:val="left"/>
      <w:pPr>
        <w:tabs>
          <w:tab w:val="num" w:pos="1440"/>
        </w:tabs>
        <w:ind w:left="1440" w:hanging="720"/>
      </w:pPr>
    </w:lvl>
    <w:lvl w:ilvl="2">
      <w:start w:val="1"/>
      <w:numFmt w:val="decimal"/>
      <w:pStyle w:val="ContractTitle"/>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DCF4EEF"/>
    <w:multiLevelType w:val="hybridMultilevel"/>
    <w:tmpl w:val="89DC3CD8"/>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FED7303"/>
    <w:multiLevelType w:val="hybridMultilevel"/>
    <w:tmpl w:val="FFF26EA2"/>
    <w:lvl w:ilvl="0" w:tplc="DB90E27C">
      <w:start w:val="1"/>
      <w:numFmt w:val="bullet"/>
      <w:lvlText w:val=""/>
      <w:lvlJc w:val="left"/>
      <w:pPr>
        <w:tabs>
          <w:tab w:val="num" w:pos="720"/>
        </w:tabs>
        <w:ind w:left="720" w:hanging="360"/>
      </w:pPr>
      <w:rPr>
        <w:rFonts w:ascii="Symbol" w:hAnsi="Symbol" w:hint="default"/>
      </w:rPr>
    </w:lvl>
    <w:lvl w:ilvl="1" w:tplc="2E30447A" w:tentative="1">
      <w:start w:val="1"/>
      <w:numFmt w:val="bullet"/>
      <w:lvlText w:val=""/>
      <w:lvlJc w:val="left"/>
      <w:pPr>
        <w:tabs>
          <w:tab w:val="num" w:pos="1440"/>
        </w:tabs>
        <w:ind w:left="1440" w:hanging="360"/>
      </w:pPr>
      <w:rPr>
        <w:rFonts w:ascii="Symbol" w:hAnsi="Symbol" w:hint="default"/>
      </w:rPr>
    </w:lvl>
    <w:lvl w:ilvl="2" w:tplc="51A48738" w:tentative="1">
      <w:start w:val="1"/>
      <w:numFmt w:val="bullet"/>
      <w:lvlText w:val=""/>
      <w:lvlJc w:val="left"/>
      <w:pPr>
        <w:tabs>
          <w:tab w:val="num" w:pos="2160"/>
        </w:tabs>
        <w:ind w:left="2160" w:hanging="360"/>
      </w:pPr>
      <w:rPr>
        <w:rFonts w:ascii="Symbol" w:hAnsi="Symbol" w:hint="default"/>
      </w:rPr>
    </w:lvl>
    <w:lvl w:ilvl="3" w:tplc="E68E6106" w:tentative="1">
      <w:start w:val="1"/>
      <w:numFmt w:val="bullet"/>
      <w:lvlText w:val=""/>
      <w:lvlJc w:val="left"/>
      <w:pPr>
        <w:tabs>
          <w:tab w:val="num" w:pos="2880"/>
        </w:tabs>
        <w:ind w:left="2880" w:hanging="360"/>
      </w:pPr>
      <w:rPr>
        <w:rFonts w:ascii="Symbol" w:hAnsi="Symbol" w:hint="default"/>
      </w:rPr>
    </w:lvl>
    <w:lvl w:ilvl="4" w:tplc="AF700EB0" w:tentative="1">
      <w:start w:val="1"/>
      <w:numFmt w:val="bullet"/>
      <w:lvlText w:val=""/>
      <w:lvlJc w:val="left"/>
      <w:pPr>
        <w:tabs>
          <w:tab w:val="num" w:pos="3600"/>
        </w:tabs>
        <w:ind w:left="3600" w:hanging="360"/>
      </w:pPr>
      <w:rPr>
        <w:rFonts w:ascii="Symbol" w:hAnsi="Symbol" w:hint="default"/>
      </w:rPr>
    </w:lvl>
    <w:lvl w:ilvl="5" w:tplc="FACE5862" w:tentative="1">
      <w:start w:val="1"/>
      <w:numFmt w:val="bullet"/>
      <w:lvlText w:val=""/>
      <w:lvlJc w:val="left"/>
      <w:pPr>
        <w:tabs>
          <w:tab w:val="num" w:pos="4320"/>
        </w:tabs>
        <w:ind w:left="4320" w:hanging="360"/>
      </w:pPr>
      <w:rPr>
        <w:rFonts w:ascii="Symbol" w:hAnsi="Symbol" w:hint="default"/>
      </w:rPr>
    </w:lvl>
    <w:lvl w:ilvl="6" w:tplc="1D12B57A" w:tentative="1">
      <w:start w:val="1"/>
      <w:numFmt w:val="bullet"/>
      <w:lvlText w:val=""/>
      <w:lvlJc w:val="left"/>
      <w:pPr>
        <w:tabs>
          <w:tab w:val="num" w:pos="5040"/>
        </w:tabs>
        <w:ind w:left="5040" w:hanging="360"/>
      </w:pPr>
      <w:rPr>
        <w:rFonts w:ascii="Symbol" w:hAnsi="Symbol" w:hint="default"/>
      </w:rPr>
    </w:lvl>
    <w:lvl w:ilvl="7" w:tplc="B5782D62" w:tentative="1">
      <w:start w:val="1"/>
      <w:numFmt w:val="bullet"/>
      <w:lvlText w:val=""/>
      <w:lvlJc w:val="left"/>
      <w:pPr>
        <w:tabs>
          <w:tab w:val="num" w:pos="5760"/>
        </w:tabs>
        <w:ind w:left="5760" w:hanging="360"/>
      </w:pPr>
      <w:rPr>
        <w:rFonts w:ascii="Symbol" w:hAnsi="Symbol" w:hint="default"/>
      </w:rPr>
    </w:lvl>
    <w:lvl w:ilvl="8" w:tplc="5224A83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21F5789B"/>
    <w:multiLevelType w:val="hybridMultilevel"/>
    <w:tmpl w:val="6B32D298"/>
    <w:lvl w:ilvl="0" w:tplc="AF6E867C">
      <w:start w:val="1"/>
      <w:numFmt w:val="bullet"/>
      <w:lvlText w:val=""/>
      <w:lvlJc w:val="left"/>
      <w:pPr>
        <w:tabs>
          <w:tab w:val="num" w:pos="720"/>
        </w:tabs>
        <w:ind w:left="720" w:hanging="360"/>
      </w:pPr>
      <w:rPr>
        <w:rFonts w:ascii="Symbol" w:hAnsi="Symbol" w:hint="default"/>
      </w:rPr>
    </w:lvl>
    <w:lvl w:ilvl="1" w:tplc="AB34800A" w:tentative="1">
      <w:start w:val="1"/>
      <w:numFmt w:val="bullet"/>
      <w:lvlText w:val=""/>
      <w:lvlJc w:val="left"/>
      <w:pPr>
        <w:tabs>
          <w:tab w:val="num" w:pos="1440"/>
        </w:tabs>
        <w:ind w:left="1440" w:hanging="360"/>
      </w:pPr>
      <w:rPr>
        <w:rFonts w:ascii="Symbol" w:hAnsi="Symbol" w:hint="default"/>
      </w:rPr>
    </w:lvl>
    <w:lvl w:ilvl="2" w:tplc="78E09668" w:tentative="1">
      <w:start w:val="1"/>
      <w:numFmt w:val="bullet"/>
      <w:lvlText w:val=""/>
      <w:lvlJc w:val="left"/>
      <w:pPr>
        <w:tabs>
          <w:tab w:val="num" w:pos="2160"/>
        </w:tabs>
        <w:ind w:left="2160" w:hanging="360"/>
      </w:pPr>
      <w:rPr>
        <w:rFonts w:ascii="Symbol" w:hAnsi="Symbol" w:hint="default"/>
      </w:rPr>
    </w:lvl>
    <w:lvl w:ilvl="3" w:tplc="872080B8" w:tentative="1">
      <w:start w:val="1"/>
      <w:numFmt w:val="bullet"/>
      <w:lvlText w:val=""/>
      <w:lvlJc w:val="left"/>
      <w:pPr>
        <w:tabs>
          <w:tab w:val="num" w:pos="2880"/>
        </w:tabs>
        <w:ind w:left="2880" w:hanging="360"/>
      </w:pPr>
      <w:rPr>
        <w:rFonts w:ascii="Symbol" w:hAnsi="Symbol" w:hint="default"/>
      </w:rPr>
    </w:lvl>
    <w:lvl w:ilvl="4" w:tplc="ACC45F28" w:tentative="1">
      <w:start w:val="1"/>
      <w:numFmt w:val="bullet"/>
      <w:lvlText w:val=""/>
      <w:lvlJc w:val="left"/>
      <w:pPr>
        <w:tabs>
          <w:tab w:val="num" w:pos="3600"/>
        </w:tabs>
        <w:ind w:left="3600" w:hanging="360"/>
      </w:pPr>
      <w:rPr>
        <w:rFonts w:ascii="Symbol" w:hAnsi="Symbol" w:hint="default"/>
      </w:rPr>
    </w:lvl>
    <w:lvl w:ilvl="5" w:tplc="00146A48" w:tentative="1">
      <w:start w:val="1"/>
      <w:numFmt w:val="bullet"/>
      <w:lvlText w:val=""/>
      <w:lvlJc w:val="left"/>
      <w:pPr>
        <w:tabs>
          <w:tab w:val="num" w:pos="4320"/>
        </w:tabs>
        <w:ind w:left="4320" w:hanging="360"/>
      </w:pPr>
      <w:rPr>
        <w:rFonts w:ascii="Symbol" w:hAnsi="Symbol" w:hint="default"/>
      </w:rPr>
    </w:lvl>
    <w:lvl w:ilvl="6" w:tplc="D9EE26AA" w:tentative="1">
      <w:start w:val="1"/>
      <w:numFmt w:val="bullet"/>
      <w:lvlText w:val=""/>
      <w:lvlJc w:val="left"/>
      <w:pPr>
        <w:tabs>
          <w:tab w:val="num" w:pos="5040"/>
        </w:tabs>
        <w:ind w:left="5040" w:hanging="360"/>
      </w:pPr>
      <w:rPr>
        <w:rFonts w:ascii="Symbol" w:hAnsi="Symbol" w:hint="default"/>
      </w:rPr>
    </w:lvl>
    <w:lvl w:ilvl="7" w:tplc="ADFC3618" w:tentative="1">
      <w:start w:val="1"/>
      <w:numFmt w:val="bullet"/>
      <w:lvlText w:val=""/>
      <w:lvlJc w:val="left"/>
      <w:pPr>
        <w:tabs>
          <w:tab w:val="num" w:pos="5760"/>
        </w:tabs>
        <w:ind w:left="5760" w:hanging="360"/>
      </w:pPr>
      <w:rPr>
        <w:rFonts w:ascii="Symbol" w:hAnsi="Symbol" w:hint="default"/>
      </w:rPr>
    </w:lvl>
    <w:lvl w:ilvl="8" w:tplc="A5F07ED6"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295C782C"/>
    <w:multiLevelType w:val="multilevel"/>
    <w:tmpl w:val="00F40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HAnsi" w:hAnsi="Wingdings" w:cs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051C1"/>
    <w:multiLevelType w:val="multilevel"/>
    <w:tmpl w:val="1D14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75F95"/>
    <w:multiLevelType w:val="hybridMultilevel"/>
    <w:tmpl w:val="ACDE6FA6"/>
    <w:lvl w:ilvl="0" w:tplc="AF1C79E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C54C5A"/>
    <w:multiLevelType w:val="multilevel"/>
    <w:tmpl w:val="984619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EB876CA"/>
    <w:multiLevelType w:val="multilevel"/>
    <w:tmpl w:val="CD8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B183E"/>
    <w:multiLevelType w:val="hybridMultilevel"/>
    <w:tmpl w:val="74A44AF4"/>
    <w:lvl w:ilvl="0" w:tplc="4F38970C">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19315E3"/>
    <w:multiLevelType w:val="hybridMultilevel"/>
    <w:tmpl w:val="D9623BC4"/>
    <w:lvl w:ilvl="0" w:tplc="385A4DE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9ADA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4488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B661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B691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4C17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7A82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6C0B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A420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7F74825"/>
    <w:multiLevelType w:val="multilevel"/>
    <w:tmpl w:val="37F748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C7E6DCB"/>
    <w:multiLevelType w:val="hybridMultilevel"/>
    <w:tmpl w:val="99B425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F997F89"/>
    <w:multiLevelType w:val="hybridMultilevel"/>
    <w:tmpl w:val="77D6E39E"/>
    <w:lvl w:ilvl="0" w:tplc="CC0A1724">
      <w:start w:val="1"/>
      <w:numFmt w:val="decimal"/>
      <w:lvlText w:val="%1."/>
      <w:lvlJc w:val="left"/>
      <w:pPr>
        <w:tabs>
          <w:tab w:val="num" w:pos="720"/>
        </w:tabs>
        <w:ind w:left="720" w:hanging="720"/>
      </w:pPr>
      <w:rPr>
        <w:rFonts w:ascii="Arial Bold" w:hAnsi="Arial Bold" w:hint="default"/>
        <w:b/>
        <w:i w:val="0"/>
        <w:sz w:val="20"/>
        <w:szCs w:val="20"/>
      </w:rPr>
    </w:lvl>
    <w:lvl w:ilvl="1" w:tplc="BE66088A">
      <w:start w:val="1"/>
      <w:numFmt w:val="upperLetter"/>
      <w:lvlText w:val="(%2)"/>
      <w:lvlJc w:val="left"/>
      <w:pPr>
        <w:tabs>
          <w:tab w:val="num" w:pos="1440"/>
        </w:tabs>
        <w:ind w:left="1440" w:hanging="720"/>
      </w:pPr>
      <w:rPr>
        <w:rFonts w:asciiTheme="minorHAnsi" w:hAnsiTheme="minorHAnsi" w:cstheme="minorHAnsi" w:hint="default"/>
        <w:b/>
        <w:i w:val="0"/>
        <w:sz w:val="22"/>
      </w:rPr>
    </w:lvl>
    <w:lvl w:ilvl="2" w:tplc="47088352">
      <w:start w:val="1"/>
      <w:numFmt w:val="lowerRoman"/>
      <w:lvlText w:val="(%3)"/>
      <w:lvlJc w:val="left"/>
      <w:pPr>
        <w:tabs>
          <w:tab w:val="num" w:pos="2160"/>
        </w:tabs>
        <w:ind w:left="2160" w:hanging="720"/>
      </w:pPr>
      <w:rPr>
        <w:rFonts w:ascii="Arial" w:hAnsi="Arial" w:hint="default"/>
        <w:b w:val="0"/>
        <w:i w:val="0"/>
        <w:sz w:val="22"/>
      </w:rPr>
    </w:lvl>
    <w:lvl w:ilvl="3" w:tplc="3E7A3184">
      <w:start w:val="1"/>
      <w:numFmt w:val="decimal"/>
      <w:lvlText w:val="(%4)"/>
      <w:lvlJc w:val="left"/>
      <w:pPr>
        <w:tabs>
          <w:tab w:val="num" w:pos="2880"/>
        </w:tabs>
        <w:ind w:left="2880" w:hanging="720"/>
      </w:pPr>
      <w:rPr>
        <w:rFonts w:ascii="Arial" w:hAnsi="Arial" w:hint="default"/>
        <w:sz w:val="22"/>
      </w:rPr>
    </w:lvl>
    <w:lvl w:ilvl="4" w:tplc="F4B0B542">
      <w:start w:val="1"/>
      <w:numFmt w:val="lowerLetter"/>
      <w:lvlText w:val="(%5)"/>
      <w:lvlJc w:val="left"/>
      <w:pPr>
        <w:tabs>
          <w:tab w:val="num" w:pos="1800"/>
        </w:tabs>
        <w:ind w:left="1800" w:hanging="360"/>
      </w:pPr>
      <w:rPr>
        <w:rFonts w:hint="default"/>
      </w:rPr>
    </w:lvl>
    <w:lvl w:ilvl="5" w:tplc="4F108700">
      <w:start w:val="1"/>
      <w:numFmt w:val="lowerRoman"/>
      <w:lvlText w:val="(%6)"/>
      <w:lvlJc w:val="left"/>
      <w:pPr>
        <w:tabs>
          <w:tab w:val="num" w:pos="2160"/>
        </w:tabs>
        <w:ind w:left="2160" w:hanging="360"/>
      </w:pPr>
      <w:rPr>
        <w:rFonts w:hint="default"/>
      </w:rPr>
    </w:lvl>
    <w:lvl w:ilvl="6" w:tplc="9F0C21D6">
      <w:start w:val="1"/>
      <w:numFmt w:val="decimal"/>
      <w:lvlText w:val="%7."/>
      <w:lvlJc w:val="left"/>
      <w:pPr>
        <w:tabs>
          <w:tab w:val="num" w:pos="2520"/>
        </w:tabs>
        <w:ind w:left="2520" w:hanging="360"/>
      </w:pPr>
      <w:rPr>
        <w:rFonts w:hint="default"/>
      </w:rPr>
    </w:lvl>
    <w:lvl w:ilvl="7" w:tplc="5382FDDC">
      <w:start w:val="1"/>
      <w:numFmt w:val="lowerLetter"/>
      <w:lvlText w:val="%8."/>
      <w:lvlJc w:val="left"/>
      <w:pPr>
        <w:tabs>
          <w:tab w:val="num" w:pos="2880"/>
        </w:tabs>
        <w:ind w:left="2880" w:hanging="360"/>
      </w:pPr>
      <w:rPr>
        <w:rFonts w:hint="default"/>
      </w:rPr>
    </w:lvl>
    <w:lvl w:ilvl="8" w:tplc="8FDED462">
      <w:start w:val="1"/>
      <w:numFmt w:val="lowerRoman"/>
      <w:lvlText w:val="%9."/>
      <w:lvlJc w:val="left"/>
      <w:pPr>
        <w:tabs>
          <w:tab w:val="num" w:pos="3240"/>
        </w:tabs>
        <w:ind w:left="3240" w:hanging="360"/>
      </w:pPr>
      <w:rPr>
        <w:rFonts w:hint="default"/>
      </w:rPr>
    </w:lvl>
  </w:abstractNum>
  <w:abstractNum w:abstractNumId="25" w15:restartNumberingAfterBreak="0">
    <w:nsid w:val="431A79E2"/>
    <w:multiLevelType w:val="hybridMultilevel"/>
    <w:tmpl w:val="3094F2F4"/>
    <w:lvl w:ilvl="0" w:tplc="187CC008">
      <w:start w:val="1"/>
      <w:numFmt w:val="bullet"/>
      <w:lvlText w:val=""/>
      <w:lvlJc w:val="left"/>
      <w:pPr>
        <w:tabs>
          <w:tab w:val="num" w:pos="720"/>
        </w:tabs>
        <w:ind w:left="720" w:hanging="360"/>
      </w:pPr>
      <w:rPr>
        <w:rFonts w:ascii="Symbol" w:hAnsi="Symbol" w:hint="default"/>
      </w:rPr>
    </w:lvl>
    <w:lvl w:ilvl="1" w:tplc="A5C6294E" w:tentative="1">
      <w:start w:val="1"/>
      <w:numFmt w:val="bullet"/>
      <w:lvlText w:val=""/>
      <w:lvlJc w:val="left"/>
      <w:pPr>
        <w:tabs>
          <w:tab w:val="num" w:pos="1440"/>
        </w:tabs>
        <w:ind w:left="1440" w:hanging="360"/>
      </w:pPr>
      <w:rPr>
        <w:rFonts w:ascii="Symbol" w:hAnsi="Symbol" w:hint="default"/>
      </w:rPr>
    </w:lvl>
    <w:lvl w:ilvl="2" w:tplc="23CEDBF2" w:tentative="1">
      <w:start w:val="1"/>
      <w:numFmt w:val="bullet"/>
      <w:lvlText w:val=""/>
      <w:lvlJc w:val="left"/>
      <w:pPr>
        <w:tabs>
          <w:tab w:val="num" w:pos="2160"/>
        </w:tabs>
        <w:ind w:left="2160" w:hanging="360"/>
      </w:pPr>
      <w:rPr>
        <w:rFonts w:ascii="Symbol" w:hAnsi="Symbol" w:hint="default"/>
      </w:rPr>
    </w:lvl>
    <w:lvl w:ilvl="3" w:tplc="4DA65C76" w:tentative="1">
      <w:start w:val="1"/>
      <w:numFmt w:val="bullet"/>
      <w:lvlText w:val=""/>
      <w:lvlJc w:val="left"/>
      <w:pPr>
        <w:tabs>
          <w:tab w:val="num" w:pos="2880"/>
        </w:tabs>
        <w:ind w:left="2880" w:hanging="360"/>
      </w:pPr>
      <w:rPr>
        <w:rFonts w:ascii="Symbol" w:hAnsi="Symbol" w:hint="default"/>
      </w:rPr>
    </w:lvl>
    <w:lvl w:ilvl="4" w:tplc="A82062BE" w:tentative="1">
      <w:start w:val="1"/>
      <w:numFmt w:val="bullet"/>
      <w:lvlText w:val=""/>
      <w:lvlJc w:val="left"/>
      <w:pPr>
        <w:tabs>
          <w:tab w:val="num" w:pos="3600"/>
        </w:tabs>
        <w:ind w:left="3600" w:hanging="360"/>
      </w:pPr>
      <w:rPr>
        <w:rFonts w:ascii="Symbol" w:hAnsi="Symbol" w:hint="default"/>
      </w:rPr>
    </w:lvl>
    <w:lvl w:ilvl="5" w:tplc="9842CC34" w:tentative="1">
      <w:start w:val="1"/>
      <w:numFmt w:val="bullet"/>
      <w:lvlText w:val=""/>
      <w:lvlJc w:val="left"/>
      <w:pPr>
        <w:tabs>
          <w:tab w:val="num" w:pos="4320"/>
        </w:tabs>
        <w:ind w:left="4320" w:hanging="360"/>
      </w:pPr>
      <w:rPr>
        <w:rFonts w:ascii="Symbol" w:hAnsi="Symbol" w:hint="default"/>
      </w:rPr>
    </w:lvl>
    <w:lvl w:ilvl="6" w:tplc="9A56810C" w:tentative="1">
      <w:start w:val="1"/>
      <w:numFmt w:val="bullet"/>
      <w:lvlText w:val=""/>
      <w:lvlJc w:val="left"/>
      <w:pPr>
        <w:tabs>
          <w:tab w:val="num" w:pos="5040"/>
        </w:tabs>
        <w:ind w:left="5040" w:hanging="360"/>
      </w:pPr>
      <w:rPr>
        <w:rFonts w:ascii="Symbol" w:hAnsi="Symbol" w:hint="default"/>
      </w:rPr>
    </w:lvl>
    <w:lvl w:ilvl="7" w:tplc="3D2409FE" w:tentative="1">
      <w:start w:val="1"/>
      <w:numFmt w:val="bullet"/>
      <w:lvlText w:val=""/>
      <w:lvlJc w:val="left"/>
      <w:pPr>
        <w:tabs>
          <w:tab w:val="num" w:pos="5760"/>
        </w:tabs>
        <w:ind w:left="5760" w:hanging="360"/>
      </w:pPr>
      <w:rPr>
        <w:rFonts w:ascii="Symbol" w:hAnsi="Symbol" w:hint="default"/>
      </w:rPr>
    </w:lvl>
    <w:lvl w:ilvl="8" w:tplc="B24EEFC8"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19A5456"/>
    <w:multiLevelType w:val="hybridMultilevel"/>
    <w:tmpl w:val="43E4F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A459A1"/>
    <w:multiLevelType w:val="hybridMultilevel"/>
    <w:tmpl w:val="102CB852"/>
    <w:lvl w:ilvl="0" w:tplc="8F10030C">
      <w:start w:val="3"/>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79E1E0B"/>
    <w:multiLevelType w:val="multilevel"/>
    <w:tmpl w:val="6C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06E62"/>
    <w:multiLevelType w:val="hybridMultilevel"/>
    <w:tmpl w:val="0236403C"/>
    <w:lvl w:ilvl="0" w:tplc="BDAE735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F951CAB"/>
    <w:multiLevelType w:val="multilevel"/>
    <w:tmpl w:val="5F951C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06F5DE1"/>
    <w:multiLevelType w:val="multilevel"/>
    <w:tmpl w:val="814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C33965"/>
    <w:multiLevelType w:val="hybridMultilevel"/>
    <w:tmpl w:val="1FA20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4E30DD"/>
    <w:multiLevelType w:val="hybridMultilevel"/>
    <w:tmpl w:val="A8FA2058"/>
    <w:lvl w:ilvl="0" w:tplc="2C82EBA8">
      <w:start w:val="1"/>
      <w:numFmt w:val="bullet"/>
      <w:lvlText w:val=""/>
      <w:lvlJc w:val="left"/>
      <w:pPr>
        <w:tabs>
          <w:tab w:val="num" w:pos="720"/>
        </w:tabs>
        <w:ind w:left="720" w:hanging="360"/>
      </w:pPr>
      <w:rPr>
        <w:rFonts w:ascii="Symbol" w:hAnsi="Symbol" w:hint="default"/>
      </w:rPr>
    </w:lvl>
    <w:lvl w:ilvl="1" w:tplc="30823F30" w:tentative="1">
      <w:start w:val="1"/>
      <w:numFmt w:val="bullet"/>
      <w:lvlText w:val=""/>
      <w:lvlJc w:val="left"/>
      <w:pPr>
        <w:tabs>
          <w:tab w:val="num" w:pos="1440"/>
        </w:tabs>
        <w:ind w:left="1440" w:hanging="360"/>
      </w:pPr>
      <w:rPr>
        <w:rFonts w:ascii="Symbol" w:hAnsi="Symbol" w:hint="default"/>
      </w:rPr>
    </w:lvl>
    <w:lvl w:ilvl="2" w:tplc="93BE731A" w:tentative="1">
      <w:start w:val="1"/>
      <w:numFmt w:val="bullet"/>
      <w:lvlText w:val=""/>
      <w:lvlJc w:val="left"/>
      <w:pPr>
        <w:tabs>
          <w:tab w:val="num" w:pos="2160"/>
        </w:tabs>
        <w:ind w:left="2160" w:hanging="360"/>
      </w:pPr>
      <w:rPr>
        <w:rFonts w:ascii="Symbol" w:hAnsi="Symbol" w:hint="default"/>
      </w:rPr>
    </w:lvl>
    <w:lvl w:ilvl="3" w:tplc="0E4A7AA8" w:tentative="1">
      <w:start w:val="1"/>
      <w:numFmt w:val="bullet"/>
      <w:lvlText w:val=""/>
      <w:lvlJc w:val="left"/>
      <w:pPr>
        <w:tabs>
          <w:tab w:val="num" w:pos="2880"/>
        </w:tabs>
        <w:ind w:left="2880" w:hanging="360"/>
      </w:pPr>
      <w:rPr>
        <w:rFonts w:ascii="Symbol" w:hAnsi="Symbol" w:hint="default"/>
      </w:rPr>
    </w:lvl>
    <w:lvl w:ilvl="4" w:tplc="E3BC3D06" w:tentative="1">
      <w:start w:val="1"/>
      <w:numFmt w:val="bullet"/>
      <w:lvlText w:val=""/>
      <w:lvlJc w:val="left"/>
      <w:pPr>
        <w:tabs>
          <w:tab w:val="num" w:pos="3600"/>
        </w:tabs>
        <w:ind w:left="3600" w:hanging="360"/>
      </w:pPr>
      <w:rPr>
        <w:rFonts w:ascii="Symbol" w:hAnsi="Symbol" w:hint="default"/>
      </w:rPr>
    </w:lvl>
    <w:lvl w:ilvl="5" w:tplc="8CFAF118" w:tentative="1">
      <w:start w:val="1"/>
      <w:numFmt w:val="bullet"/>
      <w:lvlText w:val=""/>
      <w:lvlJc w:val="left"/>
      <w:pPr>
        <w:tabs>
          <w:tab w:val="num" w:pos="4320"/>
        </w:tabs>
        <w:ind w:left="4320" w:hanging="360"/>
      </w:pPr>
      <w:rPr>
        <w:rFonts w:ascii="Symbol" w:hAnsi="Symbol" w:hint="default"/>
      </w:rPr>
    </w:lvl>
    <w:lvl w:ilvl="6" w:tplc="D38634CA" w:tentative="1">
      <w:start w:val="1"/>
      <w:numFmt w:val="bullet"/>
      <w:lvlText w:val=""/>
      <w:lvlJc w:val="left"/>
      <w:pPr>
        <w:tabs>
          <w:tab w:val="num" w:pos="5040"/>
        </w:tabs>
        <w:ind w:left="5040" w:hanging="360"/>
      </w:pPr>
      <w:rPr>
        <w:rFonts w:ascii="Symbol" w:hAnsi="Symbol" w:hint="default"/>
      </w:rPr>
    </w:lvl>
    <w:lvl w:ilvl="7" w:tplc="A4F2692E" w:tentative="1">
      <w:start w:val="1"/>
      <w:numFmt w:val="bullet"/>
      <w:lvlText w:val=""/>
      <w:lvlJc w:val="left"/>
      <w:pPr>
        <w:tabs>
          <w:tab w:val="num" w:pos="5760"/>
        </w:tabs>
        <w:ind w:left="5760" w:hanging="360"/>
      </w:pPr>
      <w:rPr>
        <w:rFonts w:ascii="Symbol" w:hAnsi="Symbol" w:hint="default"/>
      </w:rPr>
    </w:lvl>
    <w:lvl w:ilvl="8" w:tplc="A858D750"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6C7166E6"/>
    <w:multiLevelType w:val="hybridMultilevel"/>
    <w:tmpl w:val="9D80E6D4"/>
    <w:lvl w:ilvl="0" w:tplc="0BC4E346">
      <w:start w:val="1"/>
      <w:numFmt w:val="bullet"/>
      <w:lvlText w:val=""/>
      <w:lvlJc w:val="left"/>
      <w:pPr>
        <w:tabs>
          <w:tab w:val="num" w:pos="720"/>
        </w:tabs>
        <w:ind w:left="720" w:hanging="360"/>
      </w:pPr>
      <w:rPr>
        <w:rFonts w:ascii="Symbol" w:hAnsi="Symbol" w:hint="default"/>
      </w:rPr>
    </w:lvl>
    <w:lvl w:ilvl="1" w:tplc="B2144ED4">
      <w:start w:val="1"/>
      <w:numFmt w:val="bullet"/>
      <w:lvlText w:val=""/>
      <w:lvlJc w:val="left"/>
      <w:pPr>
        <w:tabs>
          <w:tab w:val="num" w:pos="1440"/>
        </w:tabs>
        <w:ind w:left="1440" w:hanging="360"/>
      </w:pPr>
      <w:rPr>
        <w:rFonts w:ascii="Symbol" w:hAnsi="Symbol" w:hint="default"/>
      </w:rPr>
    </w:lvl>
    <w:lvl w:ilvl="2" w:tplc="9AE4AD4C" w:tentative="1">
      <w:start w:val="1"/>
      <w:numFmt w:val="bullet"/>
      <w:lvlText w:val=""/>
      <w:lvlJc w:val="left"/>
      <w:pPr>
        <w:tabs>
          <w:tab w:val="num" w:pos="2160"/>
        </w:tabs>
        <w:ind w:left="2160" w:hanging="360"/>
      </w:pPr>
      <w:rPr>
        <w:rFonts w:ascii="Symbol" w:hAnsi="Symbol" w:hint="default"/>
      </w:rPr>
    </w:lvl>
    <w:lvl w:ilvl="3" w:tplc="EFD8B138" w:tentative="1">
      <w:start w:val="1"/>
      <w:numFmt w:val="bullet"/>
      <w:lvlText w:val=""/>
      <w:lvlJc w:val="left"/>
      <w:pPr>
        <w:tabs>
          <w:tab w:val="num" w:pos="2880"/>
        </w:tabs>
        <w:ind w:left="2880" w:hanging="360"/>
      </w:pPr>
      <w:rPr>
        <w:rFonts w:ascii="Symbol" w:hAnsi="Symbol" w:hint="default"/>
      </w:rPr>
    </w:lvl>
    <w:lvl w:ilvl="4" w:tplc="391402D6" w:tentative="1">
      <w:start w:val="1"/>
      <w:numFmt w:val="bullet"/>
      <w:lvlText w:val=""/>
      <w:lvlJc w:val="left"/>
      <w:pPr>
        <w:tabs>
          <w:tab w:val="num" w:pos="3600"/>
        </w:tabs>
        <w:ind w:left="3600" w:hanging="360"/>
      </w:pPr>
      <w:rPr>
        <w:rFonts w:ascii="Symbol" w:hAnsi="Symbol" w:hint="default"/>
      </w:rPr>
    </w:lvl>
    <w:lvl w:ilvl="5" w:tplc="0C624FC6" w:tentative="1">
      <w:start w:val="1"/>
      <w:numFmt w:val="bullet"/>
      <w:lvlText w:val=""/>
      <w:lvlJc w:val="left"/>
      <w:pPr>
        <w:tabs>
          <w:tab w:val="num" w:pos="4320"/>
        </w:tabs>
        <w:ind w:left="4320" w:hanging="360"/>
      </w:pPr>
      <w:rPr>
        <w:rFonts w:ascii="Symbol" w:hAnsi="Symbol" w:hint="default"/>
      </w:rPr>
    </w:lvl>
    <w:lvl w:ilvl="6" w:tplc="C916EE34" w:tentative="1">
      <w:start w:val="1"/>
      <w:numFmt w:val="bullet"/>
      <w:lvlText w:val=""/>
      <w:lvlJc w:val="left"/>
      <w:pPr>
        <w:tabs>
          <w:tab w:val="num" w:pos="5040"/>
        </w:tabs>
        <w:ind w:left="5040" w:hanging="360"/>
      </w:pPr>
      <w:rPr>
        <w:rFonts w:ascii="Symbol" w:hAnsi="Symbol" w:hint="default"/>
      </w:rPr>
    </w:lvl>
    <w:lvl w:ilvl="7" w:tplc="F336E6C4" w:tentative="1">
      <w:start w:val="1"/>
      <w:numFmt w:val="bullet"/>
      <w:lvlText w:val=""/>
      <w:lvlJc w:val="left"/>
      <w:pPr>
        <w:tabs>
          <w:tab w:val="num" w:pos="5760"/>
        </w:tabs>
        <w:ind w:left="5760" w:hanging="360"/>
      </w:pPr>
      <w:rPr>
        <w:rFonts w:ascii="Symbol" w:hAnsi="Symbol" w:hint="default"/>
      </w:rPr>
    </w:lvl>
    <w:lvl w:ilvl="8" w:tplc="AEA81200"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6E3B174F"/>
    <w:multiLevelType w:val="hybridMultilevel"/>
    <w:tmpl w:val="C52CAA9A"/>
    <w:lvl w:ilvl="0" w:tplc="80EA2930">
      <w:start w:val="2"/>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0DC6D67"/>
    <w:multiLevelType w:val="multilevel"/>
    <w:tmpl w:val="9E14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11C6B"/>
    <w:multiLevelType w:val="multilevel"/>
    <w:tmpl w:val="D1AC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18D09E"/>
    <w:multiLevelType w:val="multilevel"/>
    <w:tmpl w:val="66C4E8D6"/>
    <w:lvl w:ilvl="0">
      <w:start w:val="1"/>
      <w:numFmt w:val="decimal"/>
      <w:lvlText w:val="%1."/>
      <w:lvlJc w:val="left"/>
      <w:pPr>
        <w:tabs>
          <w:tab w:val="num" w:pos="720"/>
        </w:tabs>
        <w:ind w:left="720" w:hanging="720"/>
      </w:pPr>
      <w:rPr>
        <w:rFonts w:ascii="Times New Roman" w:hAnsi="Times New Roman" w:cs="Times New Roman" w:hint="default"/>
        <w:b/>
        <w:i w:val="0"/>
        <w:color w:val="000000"/>
        <w:sz w:val="22"/>
        <w:szCs w:val="22"/>
      </w:rPr>
    </w:lvl>
    <w:lvl w:ilvl="1">
      <w:start w:val="1"/>
      <w:numFmt w:val="upperLetter"/>
      <w:pStyle w:val="TGRDHeading1"/>
      <w:lvlText w:val="%2."/>
      <w:lvlJc w:val="left"/>
      <w:pPr>
        <w:tabs>
          <w:tab w:val="num" w:pos="1440"/>
        </w:tabs>
        <w:ind w:left="1440" w:hanging="720"/>
      </w:pPr>
      <w:rPr>
        <w:rFonts w:ascii="Arial" w:hAnsi="Arial" w:cs="Times New Roman" w:hint="default"/>
        <w:b w:val="0"/>
        <w:i w:val="0"/>
        <w:sz w:val="22"/>
        <w:szCs w:val="22"/>
      </w:rPr>
    </w:lvl>
    <w:lvl w:ilvl="2">
      <w:start w:val="1"/>
      <w:numFmt w:val="lowerRoman"/>
      <w:pStyle w:val="TGRDHeading2"/>
      <w:lvlText w:val="(%3)"/>
      <w:lvlJc w:val="left"/>
      <w:pPr>
        <w:tabs>
          <w:tab w:val="num" w:pos="2160"/>
        </w:tabs>
        <w:ind w:left="2160" w:hanging="720"/>
      </w:pPr>
      <w:rPr>
        <w:rFonts w:ascii="Arial" w:hAnsi="Arial" w:cs="Times New Roman" w:hint="default"/>
        <w:b w:val="0"/>
        <w:i w:val="0"/>
        <w:sz w:val="24"/>
        <w:szCs w:val="24"/>
      </w:rPr>
    </w:lvl>
    <w:lvl w:ilvl="3">
      <w:start w:val="1"/>
      <w:numFmt w:val="lowerLetter"/>
      <w:pStyle w:val="TPNAHeading1"/>
      <w:lvlText w:val="(%4)"/>
      <w:lvlJc w:val="left"/>
      <w:pPr>
        <w:tabs>
          <w:tab w:val="num" w:pos="1800"/>
        </w:tabs>
        <w:ind w:left="2160"/>
      </w:pPr>
      <w:rPr>
        <w:rFonts w:ascii="Arial" w:hAnsi="Arial" w:cs="Times New Roman" w:hint="default"/>
        <w:b w:val="0"/>
        <w:i w:val="0"/>
        <w:sz w:val="22"/>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9" w15:restartNumberingAfterBreak="0">
    <w:nsid w:val="768E2272"/>
    <w:multiLevelType w:val="hybridMultilevel"/>
    <w:tmpl w:val="FFFFFFFF"/>
    <w:lvl w:ilvl="0" w:tplc="C8561CA2">
      <w:start w:val="1"/>
      <w:numFmt w:val="bullet"/>
      <w:lvlText w:val="-"/>
      <w:lvlJc w:val="left"/>
      <w:pPr>
        <w:ind w:left="720" w:hanging="360"/>
      </w:pPr>
      <w:rPr>
        <w:rFonts w:ascii="Calibri" w:hAnsi="Calibri" w:hint="default"/>
      </w:rPr>
    </w:lvl>
    <w:lvl w:ilvl="1" w:tplc="BB36BEE2">
      <w:start w:val="1"/>
      <w:numFmt w:val="bullet"/>
      <w:lvlText w:val="o"/>
      <w:lvlJc w:val="left"/>
      <w:pPr>
        <w:ind w:left="1440" w:hanging="360"/>
      </w:pPr>
      <w:rPr>
        <w:rFonts w:ascii="Courier New" w:hAnsi="Courier New" w:hint="default"/>
      </w:rPr>
    </w:lvl>
    <w:lvl w:ilvl="2" w:tplc="864457D8">
      <w:start w:val="1"/>
      <w:numFmt w:val="bullet"/>
      <w:lvlText w:val=""/>
      <w:lvlJc w:val="left"/>
      <w:pPr>
        <w:ind w:left="2160" w:hanging="360"/>
      </w:pPr>
      <w:rPr>
        <w:rFonts w:ascii="Wingdings" w:hAnsi="Wingdings" w:hint="default"/>
      </w:rPr>
    </w:lvl>
    <w:lvl w:ilvl="3" w:tplc="906CFBC6">
      <w:start w:val="1"/>
      <w:numFmt w:val="bullet"/>
      <w:lvlText w:val=""/>
      <w:lvlJc w:val="left"/>
      <w:pPr>
        <w:ind w:left="2880" w:hanging="360"/>
      </w:pPr>
      <w:rPr>
        <w:rFonts w:ascii="Symbol" w:hAnsi="Symbol" w:hint="default"/>
      </w:rPr>
    </w:lvl>
    <w:lvl w:ilvl="4" w:tplc="9676B28E">
      <w:start w:val="1"/>
      <w:numFmt w:val="bullet"/>
      <w:lvlText w:val="o"/>
      <w:lvlJc w:val="left"/>
      <w:pPr>
        <w:ind w:left="3600" w:hanging="360"/>
      </w:pPr>
      <w:rPr>
        <w:rFonts w:ascii="Courier New" w:hAnsi="Courier New" w:hint="default"/>
      </w:rPr>
    </w:lvl>
    <w:lvl w:ilvl="5" w:tplc="81C04224">
      <w:start w:val="1"/>
      <w:numFmt w:val="bullet"/>
      <w:lvlText w:val=""/>
      <w:lvlJc w:val="left"/>
      <w:pPr>
        <w:ind w:left="4320" w:hanging="360"/>
      </w:pPr>
      <w:rPr>
        <w:rFonts w:ascii="Wingdings" w:hAnsi="Wingdings" w:hint="default"/>
      </w:rPr>
    </w:lvl>
    <w:lvl w:ilvl="6" w:tplc="E932DE48">
      <w:start w:val="1"/>
      <w:numFmt w:val="bullet"/>
      <w:lvlText w:val=""/>
      <w:lvlJc w:val="left"/>
      <w:pPr>
        <w:ind w:left="5040" w:hanging="360"/>
      </w:pPr>
      <w:rPr>
        <w:rFonts w:ascii="Symbol" w:hAnsi="Symbol" w:hint="default"/>
      </w:rPr>
    </w:lvl>
    <w:lvl w:ilvl="7" w:tplc="FDDA57F0">
      <w:start w:val="1"/>
      <w:numFmt w:val="bullet"/>
      <w:lvlText w:val="o"/>
      <w:lvlJc w:val="left"/>
      <w:pPr>
        <w:ind w:left="5760" w:hanging="360"/>
      </w:pPr>
      <w:rPr>
        <w:rFonts w:ascii="Courier New" w:hAnsi="Courier New" w:hint="default"/>
      </w:rPr>
    </w:lvl>
    <w:lvl w:ilvl="8" w:tplc="1A2C649A">
      <w:start w:val="1"/>
      <w:numFmt w:val="bullet"/>
      <w:lvlText w:val=""/>
      <w:lvlJc w:val="left"/>
      <w:pPr>
        <w:ind w:left="6480" w:hanging="360"/>
      </w:pPr>
      <w:rPr>
        <w:rFonts w:ascii="Wingdings" w:hAnsi="Wingdings" w:hint="default"/>
      </w:rPr>
    </w:lvl>
  </w:abstractNum>
  <w:abstractNum w:abstractNumId="40" w15:restartNumberingAfterBreak="0">
    <w:nsid w:val="76920149"/>
    <w:multiLevelType w:val="multilevel"/>
    <w:tmpl w:val="06B0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23761D"/>
    <w:multiLevelType w:val="multilevel"/>
    <w:tmpl w:val="17BE46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284061"/>
    <w:multiLevelType w:val="hybridMultilevel"/>
    <w:tmpl w:val="34645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D904F8B"/>
    <w:multiLevelType w:val="multilevel"/>
    <w:tmpl w:val="90C0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C77120"/>
    <w:multiLevelType w:val="multilevel"/>
    <w:tmpl w:val="2E8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E70A70"/>
    <w:multiLevelType w:val="multilevel"/>
    <w:tmpl w:val="7FE70A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38620232">
    <w:abstractNumId w:val="39"/>
  </w:num>
  <w:num w:numId="2" w16cid:durableId="1178734893">
    <w:abstractNumId w:val="24"/>
  </w:num>
  <w:num w:numId="3" w16cid:durableId="1890922051">
    <w:abstractNumId w:val="25"/>
  </w:num>
  <w:num w:numId="4" w16cid:durableId="1446076468">
    <w:abstractNumId w:val="2"/>
  </w:num>
  <w:num w:numId="5" w16cid:durableId="169415020">
    <w:abstractNumId w:val="13"/>
  </w:num>
  <w:num w:numId="6" w16cid:durableId="941183682">
    <w:abstractNumId w:val="34"/>
  </w:num>
  <w:num w:numId="7" w16cid:durableId="1720937800">
    <w:abstractNumId w:val="33"/>
  </w:num>
  <w:num w:numId="8" w16cid:durableId="761756033">
    <w:abstractNumId w:val="14"/>
  </w:num>
  <w:num w:numId="9" w16cid:durableId="1024212650">
    <w:abstractNumId w:val="16"/>
  </w:num>
  <w:num w:numId="10" w16cid:durableId="1220092799">
    <w:abstractNumId w:val="44"/>
  </w:num>
  <w:num w:numId="11" w16cid:durableId="1336037770">
    <w:abstractNumId w:val="40"/>
  </w:num>
  <w:num w:numId="12" w16cid:durableId="791827601">
    <w:abstractNumId w:val="15"/>
  </w:num>
  <w:num w:numId="13" w16cid:durableId="165948706">
    <w:abstractNumId w:val="28"/>
  </w:num>
  <w:num w:numId="14" w16cid:durableId="674378805">
    <w:abstractNumId w:val="29"/>
  </w:num>
  <w:num w:numId="15" w16cid:durableId="381904454">
    <w:abstractNumId w:val="22"/>
  </w:num>
  <w:num w:numId="16" w16cid:durableId="1113131012">
    <w:abstractNumId w:val="45"/>
  </w:num>
  <w:num w:numId="17" w16cid:durableId="917205697">
    <w:abstractNumId w:val="10"/>
  </w:num>
  <w:num w:numId="18" w16cid:durableId="439373275">
    <w:abstractNumId w:val="0"/>
  </w:num>
  <w:num w:numId="19" w16cid:durableId="257952496">
    <w:abstractNumId w:val="30"/>
  </w:num>
  <w:num w:numId="20" w16cid:durableId="2113208684">
    <w:abstractNumId w:val="5"/>
  </w:num>
  <w:num w:numId="21" w16cid:durableId="1296105598">
    <w:abstractNumId w:val="6"/>
  </w:num>
  <w:num w:numId="22" w16cid:durableId="533929501">
    <w:abstractNumId w:val="17"/>
  </w:num>
  <w:num w:numId="23" w16cid:durableId="1527519750">
    <w:abstractNumId w:val="12"/>
  </w:num>
  <w:num w:numId="24" w16cid:durableId="1579441600">
    <w:abstractNumId w:val="35"/>
  </w:num>
  <w:num w:numId="25" w16cid:durableId="301157952">
    <w:abstractNumId w:val="38"/>
  </w:num>
  <w:num w:numId="26" w16cid:durableId="775639890">
    <w:abstractNumId w:val="20"/>
  </w:num>
  <w:num w:numId="27" w16cid:durableId="1465387949">
    <w:abstractNumId w:val="11"/>
  </w:num>
  <w:num w:numId="28" w16cid:durableId="391346439">
    <w:abstractNumId w:val="23"/>
  </w:num>
  <w:num w:numId="29" w16cid:durableId="1260215542">
    <w:abstractNumId w:val="27"/>
  </w:num>
  <w:num w:numId="30" w16cid:durableId="1959800518">
    <w:abstractNumId w:val="6"/>
  </w:num>
  <w:num w:numId="31" w16cid:durableId="46733794">
    <w:abstractNumId w:val="6"/>
  </w:num>
  <w:num w:numId="32" w16cid:durableId="1068266703">
    <w:abstractNumId w:val="6"/>
  </w:num>
  <w:num w:numId="33" w16cid:durableId="1571692117">
    <w:abstractNumId w:val="6"/>
  </w:num>
  <w:num w:numId="34" w16cid:durableId="1794252847">
    <w:abstractNumId w:val="43"/>
  </w:num>
  <w:num w:numId="35" w16cid:durableId="2134666334">
    <w:abstractNumId w:val="21"/>
  </w:num>
  <w:num w:numId="36" w16cid:durableId="1746798901">
    <w:abstractNumId w:val="9"/>
  </w:num>
  <w:num w:numId="37" w16cid:durableId="1659766364">
    <w:abstractNumId w:val="4"/>
  </w:num>
  <w:num w:numId="38" w16cid:durableId="1924417182">
    <w:abstractNumId w:val="3"/>
  </w:num>
  <w:num w:numId="39" w16cid:durableId="1964650719">
    <w:abstractNumId w:val="18"/>
  </w:num>
  <w:num w:numId="40" w16cid:durableId="698243180">
    <w:abstractNumId w:val="7"/>
  </w:num>
  <w:num w:numId="41" w16cid:durableId="840848875">
    <w:abstractNumId w:val="41"/>
  </w:num>
  <w:num w:numId="42" w16cid:durableId="304623477">
    <w:abstractNumId w:val="41"/>
    <w:lvlOverride w:ilvl="1">
      <w:startOverride w:val="1"/>
    </w:lvlOverride>
  </w:num>
  <w:num w:numId="43" w16cid:durableId="1460149566">
    <w:abstractNumId w:val="41"/>
    <w:lvlOverride w:ilvl="1">
      <w:startOverride w:val="1"/>
    </w:lvlOverride>
  </w:num>
  <w:num w:numId="44" w16cid:durableId="961616087">
    <w:abstractNumId w:val="1"/>
  </w:num>
  <w:num w:numId="45" w16cid:durableId="48503878">
    <w:abstractNumId w:val="19"/>
  </w:num>
  <w:num w:numId="46" w16cid:durableId="322780346">
    <w:abstractNumId w:val="36"/>
  </w:num>
  <w:num w:numId="47" w16cid:durableId="1893611632">
    <w:abstractNumId w:val="37"/>
  </w:num>
  <w:num w:numId="48" w16cid:durableId="846485383">
    <w:abstractNumId w:val="31"/>
  </w:num>
  <w:num w:numId="49" w16cid:durableId="200870957">
    <w:abstractNumId w:val="8"/>
  </w:num>
  <w:num w:numId="50" w16cid:durableId="1555383613">
    <w:abstractNumId w:val="42"/>
  </w:num>
  <w:num w:numId="51" w16cid:durableId="1840658050">
    <w:abstractNumId w:val="26"/>
  </w:num>
  <w:num w:numId="52" w16cid:durableId="1381593845">
    <w:abstractNumId w:val="32"/>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antoro, Dean">
    <w15:presenceInfo w15:providerId="AD" w15:userId="S::dean.santoro@takeda.com::37ca2f40-76b3-448e-9e58-b4c3044d20ce"/>
  </w15:person>
  <w15:person w15:author="Ian Leake">
    <w15:presenceInfo w15:providerId="None" w15:userId="Ian Leak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roofState w:spelling="clean" w:grammar="clean"/>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5DF"/>
    <w:rsid w:val="00004D3D"/>
    <w:rsid w:val="000065AA"/>
    <w:rsid w:val="00013038"/>
    <w:rsid w:val="00015A8B"/>
    <w:rsid w:val="00025B5C"/>
    <w:rsid w:val="00033E1A"/>
    <w:rsid w:val="00037605"/>
    <w:rsid w:val="00044672"/>
    <w:rsid w:val="00044C5F"/>
    <w:rsid w:val="000452AD"/>
    <w:rsid w:val="00045B58"/>
    <w:rsid w:val="00046936"/>
    <w:rsid w:val="00047A0A"/>
    <w:rsid w:val="000508C2"/>
    <w:rsid w:val="000521A5"/>
    <w:rsid w:val="00055CF9"/>
    <w:rsid w:val="0005619E"/>
    <w:rsid w:val="00061B2A"/>
    <w:rsid w:val="000640F1"/>
    <w:rsid w:val="00065618"/>
    <w:rsid w:val="00066AD7"/>
    <w:rsid w:val="0007008D"/>
    <w:rsid w:val="00073B2F"/>
    <w:rsid w:val="00074F2F"/>
    <w:rsid w:val="00085DFA"/>
    <w:rsid w:val="0008722E"/>
    <w:rsid w:val="000921EA"/>
    <w:rsid w:val="000A47C0"/>
    <w:rsid w:val="000A7FD6"/>
    <w:rsid w:val="000B05DD"/>
    <w:rsid w:val="000B46BD"/>
    <w:rsid w:val="000C125A"/>
    <w:rsid w:val="000C3977"/>
    <w:rsid w:val="000C3E2F"/>
    <w:rsid w:val="000D1202"/>
    <w:rsid w:val="000D3D44"/>
    <w:rsid w:val="000D7068"/>
    <w:rsid w:val="000E471A"/>
    <w:rsid w:val="000E4CCF"/>
    <w:rsid w:val="000E4DA2"/>
    <w:rsid w:val="000E7D3A"/>
    <w:rsid w:val="000F0BC0"/>
    <w:rsid w:val="000F14C2"/>
    <w:rsid w:val="000F238E"/>
    <w:rsid w:val="000F2748"/>
    <w:rsid w:val="000F5D68"/>
    <w:rsid w:val="0010062B"/>
    <w:rsid w:val="00103351"/>
    <w:rsid w:val="001035FC"/>
    <w:rsid w:val="00107352"/>
    <w:rsid w:val="00112460"/>
    <w:rsid w:val="001147E9"/>
    <w:rsid w:val="00116AE1"/>
    <w:rsid w:val="00116E5F"/>
    <w:rsid w:val="001178B1"/>
    <w:rsid w:val="00120D78"/>
    <w:rsid w:val="001214CE"/>
    <w:rsid w:val="00124455"/>
    <w:rsid w:val="00124D7F"/>
    <w:rsid w:val="00131BC6"/>
    <w:rsid w:val="001463B7"/>
    <w:rsid w:val="0015370F"/>
    <w:rsid w:val="0016068B"/>
    <w:rsid w:val="0016335C"/>
    <w:rsid w:val="00171FE6"/>
    <w:rsid w:val="00180598"/>
    <w:rsid w:val="0018088D"/>
    <w:rsid w:val="001814A2"/>
    <w:rsid w:val="00187B62"/>
    <w:rsid w:val="001946DE"/>
    <w:rsid w:val="00194F4B"/>
    <w:rsid w:val="0019731B"/>
    <w:rsid w:val="001A0E73"/>
    <w:rsid w:val="001A1281"/>
    <w:rsid w:val="001A71E4"/>
    <w:rsid w:val="001B00C6"/>
    <w:rsid w:val="001B08B4"/>
    <w:rsid w:val="001B14FE"/>
    <w:rsid w:val="001C0C7F"/>
    <w:rsid w:val="001C1199"/>
    <w:rsid w:val="001C61BD"/>
    <w:rsid w:val="001D078F"/>
    <w:rsid w:val="001D2B20"/>
    <w:rsid w:val="001D4EB9"/>
    <w:rsid w:val="001D5382"/>
    <w:rsid w:val="001D69B1"/>
    <w:rsid w:val="001E4F91"/>
    <w:rsid w:val="001E6FB7"/>
    <w:rsid w:val="001F296B"/>
    <w:rsid w:val="001F2B78"/>
    <w:rsid w:val="001F64BA"/>
    <w:rsid w:val="001F7114"/>
    <w:rsid w:val="00203F97"/>
    <w:rsid w:val="002101F6"/>
    <w:rsid w:val="00220E8B"/>
    <w:rsid w:val="00221819"/>
    <w:rsid w:val="00223055"/>
    <w:rsid w:val="002272EE"/>
    <w:rsid w:val="00235C30"/>
    <w:rsid w:val="0023752C"/>
    <w:rsid w:val="00240570"/>
    <w:rsid w:val="00241B54"/>
    <w:rsid w:val="0024413E"/>
    <w:rsid w:val="00256742"/>
    <w:rsid w:val="002632B6"/>
    <w:rsid w:val="00277A62"/>
    <w:rsid w:val="00283033"/>
    <w:rsid w:val="00285934"/>
    <w:rsid w:val="0029313D"/>
    <w:rsid w:val="002946B4"/>
    <w:rsid w:val="00297BAC"/>
    <w:rsid w:val="002A20D8"/>
    <w:rsid w:val="002A6E34"/>
    <w:rsid w:val="002B1A31"/>
    <w:rsid w:val="002B354F"/>
    <w:rsid w:val="002B4C8C"/>
    <w:rsid w:val="002C0448"/>
    <w:rsid w:val="002C2065"/>
    <w:rsid w:val="002D1C70"/>
    <w:rsid w:val="002D3482"/>
    <w:rsid w:val="002D3CF9"/>
    <w:rsid w:val="002D625C"/>
    <w:rsid w:val="002E0249"/>
    <w:rsid w:val="002E4E8A"/>
    <w:rsid w:val="002F0157"/>
    <w:rsid w:val="002F640B"/>
    <w:rsid w:val="003021E2"/>
    <w:rsid w:val="00303491"/>
    <w:rsid w:val="00303944"/>
    <w:rsid w:val="003055CF"/>
    <w:rsid w:val="0031077D"/>
    <w:rsid w:val="00320D72"/>
    <w:rsid w:val="00321845"/>
    <w:rsid w:val="00322354"/>
    <w:rsid w:val="00325D56"/>
    <w:rsid w:val="003260CA"/>
    <w:rsid w:val="00326A44"/>
    <w:rsid w:val="00327CC2"/>
    <w:rsid w:val="00332D7A"/>
    <w:rsid w:val="00337764"/>
    <w:rsid w:val="003405C9"/>
    <w:rsid w:val="0034113F"/>
    <w:rsid w:val="00342587"/>
    <w:rsid w:val="00343960"/>
    <w:rsid w:val="00343E60"/>
    <w:rsid w:val="00344916"/>
    <w:rsid w:val="00346E43"/>
    <w:rsid w:val="00350C71"/>
    <w:rsid w:val="003527AF"/>
    <w:rsid w:val="00362398"/>
    <w:rsid w:val="00365D23"/>
    <w:rsid w:val="0036628E"/>
    <w:rsid w:val="00371659"/>
    <w:rsid w:val="00371C34"/>
    <w:rsid w:val="00373610"/>
    <w:rsid w:val="00374813"/>
    <w:rsid w:val="003760E2"/>
    <w:rsid w:val="00376891"/>
    <w:rsid w:val="00382105"/>
    <w:rsid w:val="003825DF"/>
    <w:rsid w:val="0038545A"/>
    <w:rsid w:val="003855C9"/>
    <w:rsid w:val="00385FFA"/>
    <w:rsid w:val="003878E8"/>
    <w:rsid w:val="00392013"/>
    <w:rsid w:val="00393AD2"/>
    <w:rsid w:val="00395CB9"/>
    <w:rsid w:val="003B210D"/>
    <w:rsid w:val="003C169B"/>
    <w:rsid w:val="003C5267"/>
    <w:rsid w:val="003C61E8"/>
    <w:rsid w:val="003C7F96"/>
    <w:rsid w:val="003D2044"/>
    <w:rsid w:val="003D4008"/>
    <w:rsid w:val="003D6134"/>
    <w:rsid w:val="003D719C"/>
    <w:rsid w:val="003E2B9B"/>
    <w:rsid w:val="003E3C27"/>
    <w:rsid w:val="003E7D9A"/>
    <w:rsid w:val="003F231B"/>
    <w:rsid w:val="003F2C31"/>
    <w:rsid w:val="003F3441"/>
    <w:rsid w:val="003F64B6"/>
    <w:rsid w:val="004002BC"/>
    <w:rsid w:val="00400A92"/>
    <w:rsid w:val="00400EE3"/>
    <w:rsid w:val="00406496"/>
    <w:rsid w:val="00407375"/>
    <w:rsid w:val="00407D35"/>
    <w:rsid w:val="00411757"/>
    <w:rsid w:val="004135BA"/>
    <w:rsid w:val="0041466B"/>
    <w:rsid w:val="00416851"/>
    <w:rsid w:val="00421E1A"/>
    <w:rsid w:val="00422E58"/>
    <w:rsid w:val="00434742"/>
    <w:rsid w:val="00436CE4"/>
    <w:rsid w:val="00443907"/>
    <w:rsid w:val="004453C2"/>
    <w:rsid w:val="0044686E"/>
    <w:rsid w:val="00452DF3"/>
    <w:rsid w:val="00453773"/>
    <w:rsid w:val="004544A8"/>
    <w:rsid w:val="00455945"/>
    <w:rsid w:val="0045692F"/>
    <w:rsid w:val="00463AC3"/>
    <w:rsid w:val="00466201"/>
    <w:rsid w:val="00471B36"/>
    <w:rsid w:val="004736BC"/>
    <w:rsid w:val="00480882"/>
    <w:rsid w:val="0048274C"/>
    <w:rsid w:val="004829DB"/>
    <w:rsid w:val="00482B10"/>
    <w:rsid w:val="00483B0A"/>
    <w:rsid w:val="00487150"/>
    <w:rsid w:val="00490F7B"/>
    <w:rsid w:val="00490FC6"/>
    <w:rsid w:val="00491515"/>
    <w:rsid w:val="00492203"/>
    <w:rsid w:val="00493664"/>
    <w:rsid w:val="00497B2D"/>
    <w:rsid w:val="004A0033"/>
    <w:rsid w:val="004A2AA9"/>
    <w:rsid w:val="004A5DD1"/>
    <w:rsid w:val="004B28E6"/>
    <w:rsid w:val="004B3D26"/>
    <w:rsid w:val="004B590C"/>
    <w:rsid w:val="004C159B"/>
    <w:rsid w:val="004C5260"/>
    <w:rsid w:val="004C64D9"/>
    <w:rsid w:val="004C7245"/>
    <w:rsid w:val="004D04FB"/>
    <w:rsid w:val="004D17CD"/>
    <w:rsid w:val="004D19B7"/>
    <w:rsid w:val="004D1E82"/>
    <w:rsid w:val="004D3AFA"/>
    <w:rsid w:val="004D656E"/>
    <w:rsid w:val="004D79C4"/>
    <w:rsid w:val="004E0D89"/>
    <w:rsid w:val="004E137D"/>
    <w:rsid w:val="004E3F0D"/>
    <w:rsid w:val="004E46A2"/>
    <w:rsid w:val="004F09E6"/>
    <w:rsid w:val="004F1F8F"/>
    <w:rsid w:val="004F4EC2"/>
    <w:rsid w:val="004F7432"/>
    <w:rsid w:val="005025F8"/>
    <w:rsid w:val="00503762"/>
    <w:rsid w:val="005039E5"/>
    <w:rsid w:val="00507968"/>
    <w:rsid w:val="00510040"/>
    <w:rsid w:val="005111C8"/>
    <w:rsid w:val="00513CE6"/>
    <w:rsid w:val="00517E9E"/>
    <w:rsid w:val="00523F82"/>
    <w:rsid w:val="005248F7"/>
    <w:rsid w:val="00537BF7"/>
    <w:rsid w:val="005403A3"/>
    <w:rsid w:val="00543A44"/>
    <w:rsid w:val="00543E95"/>
    <w:rsid w:val="00544344"/>
    <w:rsid w:val="00551C8D"/>
    <w:rsid w:val="0055371B"/>
    <w:rsid w:val="00554CCF"/>
    <w:rsid w:val="005554BB"/>
    <w:rsid w:val="00581F3A"/>
    <w:rsid w:val="005829DB"/>
    <w:rsid w:val="005849BB"/>
    <w:rsid w:val="005849C6"/>
    <w:rsid w:val="005877B1"/>
    <w:rsid w:val="00591741"/>
    <w:rsid w:val="00594594"/>
    <w:rsid w:val="005968B0"/>
    <w:rsid w:val="00597361"/>
    <w:rsid w:val="005A1392"/>
    <w:rsid w:val="005A7804"/>
    <w:rsid w:val="005B1BB6"/>
    <w:rsid w:val="005B401E"/>
    <w:rsid w:val="005B503D"/>
    <w:rsid w:val="005B743E"/>
    <w:rsid w:val="005C2B62"/>
    <w:rsid w:val="005C5C90"/>
    <w:rsid w:val="005C62D0"/>
    <w:rsid w:val="005D1026"/>
    <w:rsid w:val="005D48BC"/>
    <w:rsid w:val="005D4A63"/>
    <w:rsid w:val="005D75FB"/>
    <w:rsid w:val="005E277E"/>
    <w:rsid w:val="005E73E3"/>
    <w:rsid w:val="005F3F35"/>
    <w:rsid w:val="005F6605"/>
    <w:rsid w:val="00601750"/>
    <w:rsid w:val="00606F63"/>
    <w:rsid w:val="00610500"/>
    <w:rsid w:val="0061305B"/>
    <w:rsid w:val="0061323E"/>
    <w:rsid w:val="00615A17"/>
    <w:rsid w:val="006239BB"/>
    <w:rsid w:val="00624443"/>
    <w:rsid w:val="00626434"/>
    <w:rsid w:val="006324B4"/>
    <w:rsid w:val="00636D2D"/>
    <w:rsid w:val="00662430"/>
    <w:rsid w:val="006645ED"/>
    <w:rsid w:val="00672F79"/>
    <w:rsid w:val="006750E0"/>
    <w:rsid w:val="00676D7C"/>
    <w:rsid w:val="006808D5"/>
    <w:rsid w:val="00684129"/>
    <w:rsid w:val="0069302C"/>
    <w:rsid w:val="006939E1"/>
    <w:rsid w:val="006A2567"/>
    <w:rsid w:val="006A3264"/>
    <w:rsid w:val="006A32CB"/>
    <w:rsid w:val="006A50E8"/>
    <w:rsid w:val="006B08BF"/>
    <w:rsid w:val="006B2151"/>
    <w:rsid w:val="006B6BAC"/>
    <w:rsid w:val="006B6D3E"/>
    <w:rsid w:val="006B76C4"/>
    <w:rsid w:val="006C148B"/>
    <w:rsid w:val="006C2624"/>
    <w:rsid w:val="006C30AA"/>
    <w:rsid w:val="006C6378"/>
    <w:rsid w:val="006D1BC5"/>
    <w:rsid w:val="006D58E9"/>
    <w:rsid w:val="006D7A83"/>
    <w:rsid w:val="006E2DD5"/>
    <w:rsid w:val="006F03F0"/>
    <w:rsid w:val="006F15E5"/>
    <w:rsid w:val="006F6858"/>
    <w:rsid w:val="006F6EE4"/>
    <w:rsid w:val="006F7A6F"/>
    <w:rsid w:val="00702DF9"/>
    <w:rsid w:val="00703612"/>
    <w:rsid w:val="007063E2"/>
    <w:rsid w:val="0070717F"/>
    <w:rsid w:val="007213E4"/>
    <w:rsid w:val="007230CB"/>
    <w:rsid w:val="00723A60"/>
    <w:rsid w:val="0072427B"/>
    <w:rsid w:val="00724E3C"/>
    <w:rsid w:val="007278FD"/>
    <w:rsid w:val="0073160D"/>
    <w:rsid w:val="007367B1"/>
    <w:rsid w:val="00737F88"/>
    <w:rsid w:val="00743B24"/>
    <w:rsid w:val="00744B1F"/>
    <w:rsid w:val="00745CBF"/>
    <w:rsid w:val="00746078"/>
    <w:rsid w:val="00746113"/>
    <w:rsid w:val="00750A65"/>
    <w:rsid w:val="00751FC8"/>
    <w:rsid w:val="00753333"/>
    <w:rsid w:val="00755C6C"/>
    <w:rsid w:val="00756C37"/>
    <w:rsid w:val="0077055B"/>
    <w:rsid w:val="0077171A"/>
    <w:rsid w:val="00772369"/>
    <w:rsid w:val="0078283C"/>
    <w:rsid w:val="00786BE7"/>
    <w:rsid w:val="007A0FC5"/>
    <w:rsid w:val="007A4134"/>
    <w:rsid w:val="007A490D"/>
    <w:rsid w:val="007A51AC"/>
    <w:rsid w:val="007A577A"/>
    <w:rsid w:val="007A5D2D"/>
    <w:rsid w:val="007A5D7D"/>
    <w:rsid w:val="007A705A"/>
    <w:rsid w:val="007B03E6"/>
    <w:rsid w:val="007B1600"/>
    <w:rsid w:val="007B2666"/>
    <w:rsid w:val="007B2B0F"/>
    <w:rsid w:val="007B3343"/>
    <w:rsid w:val="007B4E1B"/>
    <w:rsid w:val="007C41C2"/>
    <w:rsid w:val="007C4228"/>
    <w:rsid w:val="007C65A4"/>
    <w:rsid w:val="007D49F6"/>
    <w:rsid w:val="007D6CEC"/>
    <w:rsid w:val="007D7462"/>
    <w:rsid w:val="007F59DF"/>
    <w:rsid w:val="00800C31"/>
    <w:rsid w:val="00812370"/>
    <w:rsid w:val="008164F7"/>
    <w:rsid w:val="008214B0"/>
    <w:rsid w:val="008238A4"/>
    <w:rsid w:val="0082483E"/>
    <w:rsid w:val="008251A5"/>
    <w:rsid w:val="008279E4"/>
    <w:rsid w:val="00842766"/>
    <w:rsid w:val="00843015"/>
    <w:rsid w:val="00845C85"/>
    <w:rsid w:val="008518F5"/>
    <w:rsid w:val="00853876"/>
    <w:rsid w:val="00854B28"/>
    <w:rsid w:val="008557EB"/>
    <w:rsid w:val="00861C11"/>
    <w:rsid w:val="008772D7"/>
    <w:rsid w:val="008773BD"/>
    <w:rsid w:val="00881BDF"/>
    <w:rsid w:val="00882F9A"/>
    <w:rsid w:val="008846C1"/>
    <w:rsid w:val="00886CEF"/>
    <w:rsid w:val="0089233E"/>
    <w:rsid w:val="0089639B"/>
    <w:rsid w:val="008A0FD8"/>
    <w:rsid w:val="008A521F"/>
    <w:rsid w:val="008A7482"/>
    <w:rsid w:val="008B6E9D"/>
    <w:rsid w:val="008C3023"/>
    <w:rsid w:val="008C3BA4"/>
    <w:rsid w:val="008C68AF"/>
    <w:rsid w:val="008C7D83"/>
    <w:rsid w:val="008D14DC"/>
    <w:rsid w:val="008D2B8E"/>
    <w:rsid w:val="008E15CD"/>
    <w:rsid w:val="008E4072"/>
    <w:rsid w:val="008E7A47"/>
    <w:rsid w:val="008E7FDF"/>
    <w:rsid w:val="008F4730"/>
    <w:rsid w:val="008F6D7D"/>
    <w:rsid w:val="00901437"/>
    <w:rsid w:val="009040B3"/>
    <w:rsid w:val="00904336"/>
    <w:rsid w:val="009045E8"/>
    <w:rsid w:val="00911BF2"/>
    <w:rsid w:val="00915EBF"/>
    <w:rsid w:val="00916CF4"/>
    <w:rsid w:val="00923A3F"/>
    <w:rsid w:val="009244C4"/>
    <w:rsid w:val="009260D8"/>
    <w:rsid w:val="00940EE5"/>
    <w:rsid w:val="0094158A"/>
    <w:rsid w:val="009434CF"/>
    <w:rsid w:val="0094452D"/>
    <w:rsid w:val="0094456E"/>
    <w:rsid w:val="009508FC"/>
    <w:rsid w:val="00952F85"/>
    <w:rsid w:val="00954CC7"/>
    <w:rsid w:val="00954D73"/>
    <w:rsid w:val="00957A37"/>
    <w:rsid w:val="009604EA"/>
    <w:rsid w:val="0096059F"/>
    <w:rsid w:val="00960A42"/>
    <w:rsid w:val="00963DAB"/>
    <w:rsid w:val="0096496D"/>
    <w:rsid w:val="009651C8"/>
    <w:rsid w:val="00965C1A"/>
    <w:rsid w:val="00966DE8"/>
    <w:rsid w:val="0096750F"/>
    <w:rsid w:val="009718F6"/>
    <w:rsid w:val="00972D7C"/>
    <w:rsid w:val="00973B37"/>
    <w:rsid w:val="009749BF"/>
    <w:rsid w:val="00987302"/>
    <w:rsid w:val="00990A38"/>
    <w:rsid w:val="00990B0E"/>
    <w:rsid w:val="00991033"/>
    <w:rsid w:val="00994519"/>
    <w:rsid w:val="009945F2"/>
    <w:rsid w:val="00997E1C"/>
    <w:rsid w:val="009A078A"/>
    <w:rsid w:val="009A1062"/>
    <w:rsid w:val="009A345C"/>
    <w:rsid w:val="009A4A8B"/>
    <w:rsid w:val="009A4C73"/>
    <w:rsid w:val="009B156F"/>
    <w:rsid w:val="009B1591"/>
    <w:rsid w:val="009B3BAD"/>
    <w:rsid w:val="009B47BC"/>
    <w:rsid w:val="009B6690"/>
    <w:rsid w:val="009B72CF"/>
    <w:rsid w:val="009C3213"/>
    <w:rsid w:val="009C4332"/>
    <w:rsid w:val="009D00C8"/>
    <w:rsid w:val="009D3366"/>
    <w:rsid w:val="009D368D"/>
    <w:rsid w:val="009D3F78"/>
    <w:rsid w:val="009D4F0D"/>
    <w:rsid w:val="009D5472"/>
    <w:rsid w:val="009D7B9C"/>
    <w:rsid w:val="009E02D4"/>
    <w:rsid w:val="009E22EC"/>
    <w:rsid w:val="009E24A0"/>
    <w:rsid w:val="009E412B"/>
    <w:rsid w:val="009E66E2"/>
    <w:rsid w:val="009E7E3F"/>
    <w:rsid w:val="009F1243"/>
    <w:rsid w:val="009F19E8"/>
    <w:rsid w:val="009F4B55"/>
    <w:rsid w:val="00A04E4E"/>
    <w:rsid w:val="00A05443"/>
    <w:rsid w:val="00A2488F"/>
    <w:rsid w:val="00A30BD1"/>
    <w:rsid w:val="00A3266F"/>
    <w:rsid w:val="00A32D65"/>
    <w:rsid w:val="00A369C2"/>
    <w:rsid w:val="00A37E8F"/>
    <w:rsid w:val="00A5116E"/>
    <w:rsid w:val="00A560A7"/>
    <w:rsid w:val="00A61453"/>
    <w:rsid w:val="00A64E43"/>
    <w:rsid w:val="00A7229A"/>
    <w:rsid w:val="00A741CE"/>
    <w:rsid w:val="00A758B0"/>
    <w:rsid w:val="00A76741"/>
    <w:rsid w:val="00A81E85"/>
    <w:rsid w:val="00A905D5"/>
    <w:rsid w:val="00A92AAB"/>
    <w:rsid w:val="00A93744"/>
    <w:rsid w:val="00A93F4C"/>
    <w:rsid w:val="00A948B8"/>
    <w:rsid w:val="00A963CB"/>
    <w:rsid w:val="00A9663E"/>
    <w:rsid w:val="00A97628"/>
    <w:rsid w:val="00A97AC2"/>
    <w:rsid w:val="00AA23D9"/>
    <w:rsid w:val="00AA29B9"/>
    <w:rsid w:val="00AA2BE2"/>
    <w:rsid w:val="00AA3B91"/>
    <w:rsid w:val="00AA7A77"/>
    <w:rsid w:val="00AB194D"/>
    <w:rsid w:val="00AB1FE0"/>
    <w:rsid w:val="00AB38DD"/>
    <w:rsid w:val="00AB5E59"/>
    <w:rsid w:val="00AC134B"/>
    <w:rsid w:val="00AC775B"/>
    <w:rsid w:val="00AD0B9B"/>
    <w:rsid w:val="00AD2916"/>
    <w:rsid w:val="00AD5849"/>
    <w:rsid w:val="00AE1109"/>
    <w:rsid w:val="00AE1AD5"/>
    <w:rsid w:val="00AF06AA"/>
    <w:rsid w:val="00AF501B"/>
    <w:rsid w:val="00B01007"/>
    <w:rsid w:val="00B01BF7"/>
    <w:rsid w:val="00B11FA6"/>
    <w:rsid w:val="00B136A0"/>
    <w:rsid w:val="00B23FA8"/>
    <w:rsid w:val="00B24408"/>
    <w:rsid w:val="00B2543B"/>
    <w:rsid w:val="00B30A03"/>
    <w:rsid w:val="00B316CA"/>
    <w:rsid w:val="00B31F75"/>
    <w:rsid w:val="00B324CD"/>
    <w:rsid w:val="00B331F1"/>
    <w:rsid w:val="00B4289B"/>
    <w:rsid w:val="00B46D21"/>
    <w:rsid w:val="00B50883"/>
    <w:rsid w:val="00B50911"/>
    <w:rsid w:val="00B54729"/>
    <w:rsid w:val="00B55084"/>
    <w:rsid w:val="00B56EDD"/>
    <w:rsid w:val="00B61A94"/>
    <w:rsid w:val="00B67BDA"/>
    <w:rsid w:val="00B7111D"/>
    <w:rsid w:val="00B72B2A"/>
    <w:rsid w:val="00B73B41"/>
    <w:rsid w:val="00B77ED8"/>
    <w:rsid w:val="00B83466"/>
    <w:rsid w:val="00B835A9"/>
    <w:rsid w:val="00B84C44"/>
    <w:rsid w:val="00B87DE8"/>
    <w:rsid w:val="00B900D7"/>
    <w:rsid w:val="00B91A52"/>
    <w:rsid w:val="00B96E14"/>
    <w:rsid w:val="00BA3FB0"/>
    <w:rsid w:val="00BA4A0C"/>
    <w:rsid w:val="00BA4F23"/>
    <w:rsid w:val="00BA6787"/>
    <w:rsid w:val="00BB214C"/>
    <w:rsid w:val="00BB2EEA"/>
    <w:rsid w:val="00BC3DE8"/>
    <w:rsid w:val="00BD1686"/>
    <w:rsid w:val="00BD26C5"/>
    <w:rsid w:val="00BD4B8C"/>
    <w:rsid w:val="00BD5419"/>
    <w:rsid w:val="00BD67A8"/>
    <w:rsid w:val="00BE044C"/>
    <w:rsid w:val="00BE098F"/>
    <w:rsid w:val="00BE3F4D"/>
    <w:rsid w:val="00BF0F77"/>
    <w:rsid w:val="00BF7292"/>
    <w:rsid w:val="00C03C39"/>
    <w:rsid w:val="00C0436B"/>
    <w:rsid w:val="00C050F7"/>
    <w:rsid w:val="00C07C0F"/>
    <w:rsid w:val="00C17EB2"/>
    <w:rsid w:val="00C23968"/>
    <w:rsid w:val="00C2545B"/>
    <w:rsid w:val="00C31158"/>
    <w:rsid w:val="00C31302"/>
    <w:rsid w:val="00C4147A"/>
    <w:rsid w:val="00C41AA2"/>
    <w:rsid w:val="00C512E3"/>
    <w:rsid w:val="00C56D5D"/>
    <w:rsid w:val="00C60BA0"/>
    <w:rsid w:val="00C630B9"/>
    <w:rsid w:val="00C64CC7"/>
    <w:rsid w:val="00C659CD"/>
    <w:rsid w:val="00C67181"/>
    <w:rsid w:val="00C83B40"/>
    <w:rsid w:val="00C84506"/>
    <w:rsid w:val="00C850AF"/>
    <w:rsid w:val="00C91E28"/>
    <w:rsid w:val="00C91F49"/>
    <w:rsid w:val="00C935B8"/>
    <w:rsid w:val="00C94463"/>
    <w:rsid w:val="00C954A1"/>
    <w:rsid w:val="00CA3131"/>
    <w:rsid w:val="00CA56B6"/>
    <w:rsid w:val="00CA67E4"/>
    <w:rsid w:val="00CB2290"/>
    <w:rsid w:val="00CB61F5"/>
    <w:rsid w:val="00CB6488"/>
    <w:rsid w:val="00CB6C3D"/>
    <w:rsid w:val="00CB7C40"/>
    <w:rsid w:val="00CC1F68"/>
    <w:rsid w:val="00CD2666"/>
    <w:rsid w:val="00CD2EF7"/>
    <w:rsid w:val="00CD4431"/>
    <w:rsid w:val="00CE07D6"/>
    <w:rsid w:val="00CE0C12"/>
    <w:rsid w:val="00CE732E"/>
    <w:rsid w:val="00CF1351"/>
    <w:rsid w:val="00CF723A"/>
    <w:rsid w:val="00CF7B88"/>
    <w:rsid w:val="00D00B5C"/>
    <w:rsid w:val="00D015F8"/>
    <w:rsid w:val="00D05268"/>
    <w:rsid w:val="00D07CAA"/>
    <w:rsid w:val="00D16B12"/>
    <w:rsid w:val="00D247E0"/>
    <w:rsid w:val="00D24AF2"/>
    <w:rsid w:val="00D256F7"/>
    <w:rsid w:val="00D358EA"/>
    <w:rsid w:val="00D423F7"/>
    <w:rsid w:val="00D43D6B"/>
    <w:rsid w:val="00D5083E"/>
    <w:rsid w:val="00D51B14"/>
    <w:rsid w:val="00D546BC"/>
    <w:rsid w:val="00D556A0"/>
    <w:rsid w:val="00D6089D"/>
    <w:rsid w:val="00D60FB8"/>
    <w:rsid w:val="00D62EF4"/>
    <w:rsid w:val="00D64C15"/>
    <w:rsid w:val="00D67D87"/>
    <w:rsid w:val="00D72D74"/>
    <w:rsid w:val="00D758BC"/>
    <w:rsid w:val="00D772CA"/>
    <w:rsid w:val="00D82F2D"/>
    <w:rsid w:val="00D844E0"/>
    <w:rsid w:val="00D853B9"/>
    <w:rsid w:val="00D85F42"/>
    <w:rsid w:val="00D97C0C"/>
    <w:rsid w:val="00DA00C8"/>
    <w:rsid w:val="00DA0288"/>
    <w:rsid w:val="00DA2783"/>
    <w:rsid w:val="00DA688D"/>
    <w:rsid w:val="00DB04F2"/>
    <w:rsid w:val="00DB14CA"/>
    <w:rsid w:val="00DB55CD"/>
    <w:rsid w:val="00DB693E"/>
    <w:rsid w:val="00DC327F"/>
    <w:rsid w:val="00DC6FF3"/>
    <w:rsid w:val="00DD5BA3"/>
    <w:rsid w:val="00DE0F15"/>
    <w:rsid w:val="00DE4EB9"/>
    <w:rsid w:val="00DE6D20"/>
    <w:rsid w:val="00DF37E7"/>
    <w:rsid w:val="00E03393"/>
    <w:rsid w:val="00E07EE1"/>
    <w:rsid w:val="00E132C8"/>
    <w:rsid w:val="00E24E4E"/>
    <w:rsid w:val="00E25406"/>
    <w:rsid w:val="00E26739"/>
    <w:rsid w:val="00E376E7"/>
    <w:rsid w:val="00E43DAB"/>
    <w:rsid w:val="00E47D0A"/>
    <w:rsid w:val="00E54AB1"/>
    <w:rsid w:val="00E54B88"/>
    <w:rsid w:val="00E553F2"/>
    <w:rsid w:val="00E56AEC"/>
    <w:rsid w:val="00E57AB9"/>
    <w:rsid w:val="00E66012"/>
    <w:rsid w:val="00E71799"/>
    <w:rsid w:val="00E7761B"/>
    <w:rsid w:val="00E77BD1"/>
    <w:rsid w:val="00E80A00"/>
    <w:rsid w:val="00E80A21"/>
    <w:rsid w:val="00E82599"/>
    <w:rsid w:val="00E84D7C"/>
    <w:rsid w:val="00E87EEA"/>
    <w:rsid w:val="00E973C6"/>
    <w:rsid w:val="00EA2B3F"/>
    <w:rsid w:val="00EA4539"/>
    <w:rsid w:val="00EA7221"/>
    <w:rsid w:val="00EA7BEA"/>
    <w:rsid w:val="00EB28EE"/>
    <w:rsid w:val="00EB7A42"/>
    <w:rsid w:val="00EC0992"/>
    <w:rsid w:val="00EC3949"/>
    <w:rsid w:val="00EC537D"/>
    <w:rsid w:val="00ED177B"/>
    <w:rsid w:val="00EE7ED2"/>
    <w:rsid w:val="00EF4297"/>
    <w:rsid w:val="00F01760"/>
    <w:rsid w:val="00F01A23"/>
    <w:rsid w:val="00F037A3"/>
    <w:rsid w:val="00F0501C"/>
    <w:rsid w:val="00F11A3D"/>
    <w:rsid w:val="00F13C00"/>
    <w:rsid w:val="00F14BFB"/>
    <w:rsid w:val="00F151CC"/>
    <w:rsid w:val="00F2020E"/>
    <w:rsid w:val="00F239F6"/>
    <w:rsid w:val="00F241A9"/>
    <w:rsid w:val="00F25F18"/>
    <w:rsid w:val="00F2713D"/>
    <w:rsid w:val="00F276D6"/>
    <w:rsid w:val="00F30572"/>
    <w:rsid w:val="00F33CA8"/>
    <w:rsid w:val="00F348D8"/>
    <w:rsid w:val="00F36160"/>
    <w:rsid w:val="00F41342"/>
    <w:rsid w:val="00F41D8D"/>
    <w:rsid w:val="00F41FFF"/>
    <w:rsid w:val="00F4359D"/>
    <w:rsid w:val="00F44AC8"/>
    <w:rsid w:val="00F50CB1"/>
    <w:rsid w:val="00F526D4"/>
    <w:rsid w:val="00F53B00"/>
    <w:rsid w:val="00F55EBA"/>
    <w:rsid w:val="00F651F7"/>
    <w:rsid w:val="00F661C1"/>
    <w:rsid w:val="00F74765"/>
    <w:rsid w:val="00F754F7"/>
    <w:rsid w:val="00F86643"/>
    <w:rsid w:val="00F86DBD"/>
    <w:rsid w:val="00F95E4E"/>
    <w:rsid w:val="00FA0F7A"/>
    <w:rsid w:val="00FA3A91"/>
    <w:rsid w:val="00FB1B33"/>
    <w:rsid w:val="00FB213B"/>
    <w:rsid w:val="00FB3DCD"/>
    <w:rsid w:val="00FB5FF3"/>
    <w:rsid w:val="00FB7CCD"/>
    <w:rsid w:val="00FC085A"/>
    <w:rsid w:val="00FC2CF1"/>
    <w:rsid w:val="00FD0966"/>
    <w:rsid w:val="00FD77C4"/>
    <w:rsid w:val="00FE1B7C"/>
    <w:rsid w:val="00FE33A9"/>
    <w:rsid w:val="00FE5636"/>
    <w:rsid w:val="00FF1C10"/>
    <w:rsid w:val="00FF20C0"/>
    <w:rsid w:val="010DEA09"/>
    <w:rsid w:val="035FA5F4"/>
    <w:rsid w:val="0A2DFC46"/>
    <w:rsid w:val="0B4653FB"/>
    <w:rsid w:val="0BAD9208"/>
    <w:rsid w:val="1425AF62"/>
    <w:rsid w:val="19652D3F"/>
    <w:rsid w:val="1ADCB8FF"/>
    <w:rsid w:val="1FFC6A05"/>
    <w:rsid w:val="20DD6B65"/>
    <w:rsid w:val="22A56C21"/>
    <w:rsid w:val="2319C9EF"/>
    <w:rsid w:val="24F1A8A3"/>
    <w:rsid w:val="26049B69"/>
    <w:rsid w:val="2A45F6C1"/>
    <w:rsid w:val="2A89617B"/>
    <w:rsid w:val="2AABB75E"/>
    <w:rsid w:val="2BC7E05F"/>
    <w:rsid w:val="2D1D6EB4"/>
    <w:rsid w:val="34C7739D"/>
    <w:rsid w:val="3B844A89"/>
    <w:rsid w:val="3CD28582"/>
    <w:rsid w:val="3DD745E3"/>
    <w:rsid w:val="403F6C63"/>
    <w:rsid w:val="41A5F6A5"/>
    <w:rsid w:val="43A0D68B"/>
    <w:rsid w:val="467967C8"/>
    <w:rsid w:val="482D7A52"/>
    <w:rsid w:val="48FF625C"/>
    <w:rsid w:val="498D003E"/>
    <w:rsid w:val="4C492A18"/>
    <w:rsid w:val="4D0626CC"/>
    <w:rsid w:val="4E104128"/>
    <w:rsid w:val="4F5E7795"/>
    <w:rsid w:val="5085E419"/>
    <w:rsid w:val="542B6F7B"/>
    <w:rsid w:val="567E50BB"/>
    <w:rsid w:val="56F2A175"/>
    <w:rsid w:val="56F4566B"/>
    <w:rsid w:val="58BBE76F"/>
    <w:rsid w:val="597181D9"/>
    <w:rsid w:val="59A0FEA5"/>
    <w:rsid w:val="5A1CB7A6"/>
    <w:rsid w:val="5B378C92"/>
    <w:rsid w:val="5CD469E2"/>
    <w:rsid w:val="5DD967AC"/>
    <w:rsid w:val="5F77B0CD"/>
    <w:rsid w:val="6538640E"/>
    <w:rsid w:val="66B52755"/>
    <w:rsid w:val="6ACF1317"/>
    <w:rsid w:val="6C36A47B"/>
    <w:rsid w:val="711AB6D9"/>
    <w:rsid w:val="71A30FB5"/>
    <w:rsid w:val="771A803B"/>
    <w:rsid w:val="79328B33"/>
    <w:rsid w:val="7A1CF0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535A9"/>
  <w15:chartTrackingRefBased/>
  <w15:docId w15:val="{8427CA5F-2DE2-4413-8814-E7FB6A92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4B0"/>
    <w:rPr>
      <w:rFonts w:ascii="Times New Roman" w:eastAsia="Times New Roman" w:hAnsi="Times New Roman" w:cs="Times New Roman"/>
    </w:rPr>
  </w:style>
  <w:style w:type="paragraph" w:styleId="Heading1">
    <w:name w:val="heading 1"/>
    <w:aliases w:val="1"/>
    <w:basedOn w:val="Title"/>
    <w:next w:val="Normal"/>
    <w:link w:val="Heading1Char"/>
    <w:uiPriority w:val="4"/>
    <w:qFormat/>
    <w:rsid w:val="003825DF"/>
    <w:pPr>
      <w:tabs>
        <w:tab w:val="left" w:pos="-720"/>
      </w:tabs>
      <w:suppressAutoHyphens/>
      <w:spacing w:line="240" w:lineRule="exact"/>
      <w:contextualSpacing w:val="0"/>
      <w:jc w:val="center"/>
      <w:outlineLvl w:val="0"/>
    </w:pPr>
    <w:rPr>
      <w:rFonts w:asciiTheme="minorHAnsi" w:eastAsiaTheme="minorEastAsia" w:hAnsiTheme="minorHAnsi" w:cstheme="minorBidi"/>
      <w:b/>
      <w:bCs/>
      <w:spacing w:val="0"/>
      <w:kern w:val="0"/>
      <w:sz w:val="24"/>
      <w:szCs w:val="24"/>
    </w:rPr>
  </w:style>
  <w:style w:type="paragraph" w:styleId="Heading2">
    <w:name w:val="heading 2"/>
    <w:aliases w:val="2"/>
    <w:basedOn w:val="Normal"/>
    <w:next w:val="Normal"/>
    <w:link w:val="Heading2Char"/>
    <w:uiPriority w:val="4"/>
    <w:qFormat/>
    <w:rsid w:val="003825DF"/>
    <w:pPr>
      <w:tabs>
        <w:tab w:val="left" w:pos="-720"/>
      </w:tabs>
      <w:suppressAutoHyphens/>
      <w:spacing w:line="240" w:lineRule="exact"/>
      <w:ind w:firstLine="720"/>
      <w:jc w:val="center"/>
      <w:outlineLvl w:val="1"/>
    </w:pPr>
    <w:rPr>
      <w:rFonts w:asciiTheme="minorHAnsi" w:hAnsiTheme="minorHAnsi" w:cstheme="minorBidi"/>
      <w:b/>
      <w:bCs/>
      <w:color w:val="000000" w:themeColor="text1"/>
      <w:sz w:val="22"/>
      <w:szCs w:val="22"/>
    </w:rPr>
  </w:style>
  <w:style w:type="paragraph" w:styleId="Heading3">
    <w:name w:val="heading 3"/>
    <w:aliases w:val="3"/>
    <w:basedOn w:val="EndnoteText"/>
    <w:next w:val="Normal"/>
    <w:link w:val="Heading3Char"/>
    <w:uiPriority w:val="4"/>
    <w:qFormat/>
    <w:rsid w:val="003825DF"/>
    <w:pPr>
      <w:tabs>
        <w:tab w:val="left" w:pos="-720"/>
      </w:tabs>
      <w:suppressAutoHyphens/>
      <w:snapToGrid w:val="0"/>
      <w:spacing w:line="240" w:lineRule="exact"/>
      <w:jc w:val="center"/>
      <w:outlineLvl w:val="2"/>
    </w:pPr>
    <w:rPr>
      <w:rFonts w:asciiTheme="minorHAnsi" w:hAnsiTheme="minorHAnsi" w:cstheme="minorHAnsi"/>
      <w:b/>
      <w:sz w:val="22"/>
      <w:szCs w:val="22"/>
    </w:rPr>
  </w:style>
  <w:style w:type="paragraph" w:styleId="Heading4">
    <w:name w:val="heading 4"/>
    <w:basedOn w:val="Normal"/>
    <w:next w:val="Normal"/>
    <w:link w:val="Heading4Char"/>
    <w:uiPriority w:val="9"/>
    <w:semiHidden/>
    <w:unhideWhenUsed/>
    <w:qFormat/>
    <w:rsid w:val="002D1C7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4"/>
    <w:rsid w:val="003825DF"/>
    <w:rPr>
      <w:rFonts w:eastAsiaTheme="minorEastAsia"/>
      <w:b/>
      <w:bCs/>
      <w:lang w:val="en-US"/>
    </w:rPr>
  </w:style>
  <w:style w:type="character" w:customStyle="1" w:styleId="Heading2Char">
    <w:name w:val="Heading 2 Char"/>
    <w:aliases w:val="2 Char"/>
    <w:basedOn w:val="DefaultParagraphFont"/>
    <w:link w:val="Heading2"/>
    <w:uiPriority w:val="4"/>
    <w:rsid w:val="003825DF"/>
    <w:rPr>
      <w:rFonts w:eastAsiaTheme="minorEastAsia"/>
      <w:b/>
      <w:bCs/>
      <w:color w:val="000000" w:themeColor="text1"/>
      <w:sz w:val="22"/>
      <w:szCs w:val="22"/>
      <w:lang w:val="en-US"/>
    </w:rPr>
  </w:style>
  <w:style w:type="character" w:customStyle="1" w:styleId="Heading3Char">
    <w:name w:val="Heading 3 Char"/>
    <w:aliases w:val="3 Char"/>
    <w:basedOn w:val="DefaultParagraphFont"/>
    <w:link w:val="Heading3"/>
    <w:uiPriority w:val="4"/>
    <w:rsid w:val="003825DF"/>
    <w:rPr>
      <w:rFonts w:eastAsiaTheme="minorEastAsia" w:cstheme="minorHAnsi"/>
      <w:b/>
      <w:sz w:val="22"/>
      <w:szCs w:val="22"/>
      <w:lang w:val="en-US"/>
    </w:rPr>
  </w:style>
  <w:style w:type="paragraph" w:styleId="EndnoteText">
    <w:name w:val="endnote text"/>
    <w:basedOn w:val="Normal"/>
    <w:link w:val="EndnoteTextChar"/>
    <w:uiPriority w:val="99"/>
    <w:semiHidden/>
    <w:rsid w:val="003825DF"/>
  </w:style>
  <w:style w:type="character" w:customStyle="1" w:styleId="EndnoteTextChar">
    <w:name w:val="Endnote Text Char"/>
    <w:basedOn w:val="DefaultParagraphFont"/>
    <w:link w:val="EndnoteText"/>
    <w:uiPriority w:val="99"/>
    <w:semiHidden/>
    <w:rsid w:val="003825DF"/>
    <w:rPr>
      <w:rFonts w:ascii="Courier New" w:eastAsiaTheme="minorEastAsia" w:hAnsi="Courier New" w:cs="Times New Roman"/>
      <w:szCs w:val="20"/>
      <w:lang w:val="en-US"/>
    </w:rPr>
  </w:style>
  <w:style w:type="paragraph" w:styleId="BodyText3">
    <w:name w:val="Body Text 3"/>
    <w:basedOn w:val="Normal"/>
    <w:link w:val="BodyText3Char"/>
    <w:rsid w:val="003825DF"/>
    <w:pPr>
      <w:tabs>
        <w:tab w:val="left" w:pos="-720"/>
      </w:tabs>
      <w:suppressAutoHyphens/>
      <w:jc w:val="both"/>
    </w:pPr>
  </w:style>
  <w:style w:type="character" w:customStyle="1" w:styleId="BodyText3Char">
    <w:name w:val="Body Text 3 Char"/>
    <w:basedOn w:val="DefaultParagraphFont"/>
    <w:link w:val="BodyText3"/>
    <w:rsid w:val="003825DF"/>
    <w:rPr>
      <w:rFonts w:ascii="Times New Roman" w:eastAsiaTheme="minorEastAsia" w:hAnsi="Times New Roman" w:cs="Times New Roman"/>
      <w:szCs w:val="20"/>
      <w:lang w:val="en-US"/>
    </w:rPr>
  </w:style>
  <w:style w:type="table" w:styleId="TableGrid">
    <w:name w:val="Table Grid"/>
    <w:basedOn w:val="TableNormal"/>
    <w:uiPriority w:val="59"/>
    <w:rsid w:val="003825DF"/>
    <w:pPr>
      <w:widowControl w:val="0"/>
    </w:pPr>
    <w:rPr>
      <w:rFonts w:ascii="Times New Roman" w:eastAsiaTheme="minorEastAsia"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3825DF"/>
    <w:rPr>
      <w:color w:val="0000FF"/>
      <w:u w:val="single"/>
    </w:rPr>
  </w:style>
  <w:style w:type="paragraph" w:styleId="ListParagraph">
    <w:name w:val="List Paragraph"/>
    <w:aliases w:val="Figure_name,Equipment,List Paragraph1,lp1,List Paragraph11,Numbered Indented Text,List Paragraph Char Char,b1,Normal Sentence,List Paragraph2,Number_1,new,SGLText List Paragraph,Colorful List - Accent 11,list1,ListPar1,FooterText,numbered"/>
    <w:basedOn w:val="Normal"/>
    <w:link w:val="ListParagraphChar"/>
    <w:uiPriority w:val="34"/>
    <w:qFormat/>
    <w:rsid w:val="003825DF"/>
    <w:pPr>
      <w:ind w:left="720"/>
      <w:contextualSpacing/>
    </w:pPr>
  </w:style>
  <w:style w:type="table" w:customStyle="1" w:styleId="TableGrid1">
    <w:name w:val="Table Grid1"/>
    <w:basedOn w:val="TableNormal"/>
    <w:next w:val="TableGrid"/>
    <w:uiPriority w:val="59"/>
    <w:rsid w:val="003825DF"/>
    <w:rPr>
      <w:rFonts w:ascii="Arial" w:eastAsia="Calibri" w:hAnsi="Arial"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3825DF"/>
    <w:pPr>
      <w:spacing w:before="100" w:beforeAutospacing="1" w:after="100" w:afterAutospacing="1"/>
    </w:pPr>
    <w:rPr>
      <w:lang w:val="de-DE" w:eastAsia="zh-CN"/>
    </w:rPr>
  </w:style>
  <w:style w:type="character" w:customStyle="1" w:styleId="normaltextrun">
    <w:name w:val="normaltextrun"/>
    <w:basedOn w:val="DefaultParagraphFont"/>
    <w:rsid w:val="003825DF"/>
  </w:style>
  <w:style w:type="character" w:customStyle="1" w:styleId="eop">
    <w:name w:val="eop"/>
    <w:basedOn w:val="DefaultParagraphFont"/>
    <w:rsid w:val="003825DF"/>
  </w:style>
  <w:style w:type="paragraph" w:styleId="Title">
    <w:name w:val="Title"/>
    <w:basedOn w:val="Normal"/>
    <w:next w:val="Normal"/>
    <w:link w:val="TitleChar"/>
    <w:uiPriority w:val="10"/>
    <w:qFormat/>
    <w:rsid w:val="003825D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5DF"/>
    <w:rPr>
      <w:rFonts w:asciiTheme="majorHAnsi" w:eastAsiaTheme="majorEastAsia" w:hAnsiTheme="majorHAnsi" w:cstheme="majorBidi"/>
      <w:spacing w:val="-10"/>
      <w:kern w:val="28"/>
      <w:sz w:val="56"/>
      <w:szCs w:val="56"/>
      <w:lang w:val="en-US"/>
    </w:rPr>
  </w:style>
  <w:style w:type="paragraph" w:styleId="NormalWeb">
    <w:name w:val="Normal (Web)"/>
    <w:basedOn w:val="Normal"/>
    <w:uiPriority w:val="99"/>
    <w:unhideWhenUsed/>
    <w:rsid w:val="00537BF7"/>
    <w:pPr>
      <w:spacing w:before="100" w:beforeAutospacing="1" w:after="100" w:afterAutospacing="1"/>
    </w:pPr>
    <w:rPr>
      <w:lang w:eastAsia="en-GB"/>
    </w:rPr>
  </w:style>
  <w:style w:type="paragraph" w:styleId="Header">
    <w:name w:val="header"/>
    <w:basedOn w:val="Normal"/>
    <w:link w:val="HeaderChar"/>
    <w:uiPriority w:val="99"/>
    <w:unhideWhenUsed/>
    <w:rsid w:val="00CE732E"/>
    <w:pPr>
      <w:tabs>
        <w:tab w:val="center" w:pos="4513"/>
        <w:tab w:val="right" w:pos="9026"/>
      </w:tabs>
    </w:pPr>
  </w:style>
  <w:style w:type="character" w:customStyle="1" w:styleId="HeaderChar">
    <w:name w:val="Header Char"/>
    <w:basedOn w:val="DefaultParagraphFont"/>
    <w:link w:val="Header"/>
    <w:uiPriority w:val="99"/>
    <w:rsid w:val="00CE732E"/>
    <w:rPr>
      <w:rFonts w:ascii="Courier New" w:eastAsiaTheme="minorEastAsia" w:hAnsi="Courier New" w:cs="Times New Roman"/>
      <w:szCs w:val="20"/>
      <w:lang w:val="en-US"/>
    </w:rPr>
  </w:style>
  <w:style w:type="paragraph" w:styleId="Footer">
    <w:name w:val="footer"/>
    <w:basedOn w:val="Normal"/>
    <w:link w:val="FooterChar"/>
    <w:uiPriority w:val="99"/>
    <w:unhideWhenUsed/>
    <w:rsid w:val="00CE732E"/>
    <w:pPr>
      <w:tabs>
        <w:tab w:val="center" w:pos="4513"/>
        <w:tab w:val="right" w:pos="9026"/>
      </w:tabs>
    </w:pPr>
  </w:style>
  <w:style w:type="character" w:customStyle="1" w:styleId="FooterChar">
    <w:name w:val="Footer Char"/>
    <w:basedOn w:val="DefaultParagraphFont"/>
    <w:link w:val="Footer"/>
    <w:uiPriority w:val="99"/>
    <w:rsid w:val="00CE732E"/>
    <w:rPr>
      <w:rFonts w:ascii="Courier New" w:eastAsiaTheme="minorEastAsia" w:hAnsi="Courier New" w:cs="Times New Roman"/>
      <w:szCs w:val="20"/>
      <w:lang w:val="en-US"/>
    </w:rPr>
  </w:style>
  <w:style w:type="table" w:styleId="PlainTable2">
    <w:name w:val="Plain Table 2"/>
    <w:basedOn w:val="TableNormal"/>
    <w:uiPriority w:val="42"/>
    <w:rsid w:val="008E407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rsid w:val="00BD5419"/>
    <w:rPr>
      <w:rFonts w:ascii="Tahoma" w:eastAsia="Arial" w:hAnsi="Tahoma"/>
      <w:sz w:val="16"/>
      <w:szCs w:val="16"/>
      <w:lang w:val="de-CH" w:eastAsia="de-CH"/>
    </w:rPr>
  </w:style>
  <w:style w:type="character" w:customStyle="1" w:styleId="BalloonTextChar">
    <w:name w:val="Balloon Text Char"/>
    <w:basedOn w:val="DefaultParagraphFont"/>
    <w:link w:val="BalloonText"/>
    <w:uiPriority w:val="99"/>
    <w:semiHidden/>
    <w:rsid w:val="00BD5419"/>
    <w:rPr>
      <w:rFonts w:ascii="Tahoma" w:eastAsia="Arial" w:hAnsi="Tahoma" w:cs="Times New Roman"/>
      <w:sz w:val="16"/>
      <w:szCs w:val="16"/>
      <w:lang w:val="de-CH" w:eastAsia="de-CH"/>
    </w:rPr>
  </w:style>
  <w:style w:type="paragraph" w:customStyle="1" w:styleId="Default">
    <w:name w:val="Default"/>
    <w:qFormat/>
    <w:rsid w:val="00BD5419"/>
    <w:pPr>
      <w:pBdr>
        <w:top w:val="nil"/>
        <w:left w:val="nil"/>
        <w:bottom w:val="nil"/>
        <w:right w:val="nil"/>
        <w:between w:val="nil"/>
        <w:bar w:val="nil"/>
      </w:pBdr>
    </w:pPr>
    <w:rPr>
      <w:rFonts w:ascii="Helvetica Neue" w:eastAsia="Helvetica Neue" w:hAnsi="Helvetica Neue" w:cs="Helvetica Neue"/>
      <w:color w:val="000000"/>
      <w:sz w:val="22"/>
      <w:szCs w:val="22"/>
      <w:bdr w:val="nil"/>
      <w14:textOutline w14:w="0" w14:cap="flat" w14:cmpd="sng" w14:algn="ctr">
        <w14:noFill/>
        <w14:prstDash w14:val="solid"/>
        <w14:bevel/>
      </w14:textOutline>
    </w:rPr>
  </w:style>
  <w:style w:type="character" w:customStyle="1" w:styleId="ListParagraphChar">
    <w:name w:val="List Paragraph Char"/>
    <w:aliases w:val="Figure_name Char,Equipment Char,List Paragraph1 Char,lp1 Char,List Paragraph11 Char,Numbered Indented Text Char,List Paragraph Char Char Char,b1 Char,Normal Sentence Char,List Paragraph2 Char,Number_1 Char,new Char,list1 Char"/>
    <w:link w:val="ListParagraph"/>
    <w:uiPriority w:val="34"/>
    <w:qFormat/>
    <w:locked/>
    <w:rsid w:val="00BD5419"/>
    <w:rPr>
      <w:rFonts w:ascii="Courier New" w:eastAsiaTheme="minorEastAsia" w:hAnsi="Courier New" w:cs="Times New Roman"/>
      <w:szCs w:val="20"/>
    </w:rPr>
  </w:style>
  <w:style w:type="paragraph" w:styleId="Revision">
    <w:name w:val="Revision"/>
    <w:hidden/>
    <w:uiPriority w:val="99"/>
    <w:semiHidden/>
    <w:rsid w:val="0082483E"/>
    <w:rPr>
      <w:rFonts w:ascii="Courier New" w:eastAsiaTheme="minorEastAsia" w:hAnsi="Courier New" w:cs="Times New Roman"/>
      <w:szCs w:val="20"/>
    </w:rPr>
  </w:style>
  <w:style w:type="paragraph" w:customStyle="1" w:styleId="Bullet2">
    <w:name w:val="Bullet 2"/>
    <w:basedOn w:val="Bulletlevel1"/>
    <w:rsid w:val="00911BF2"/>
    <w:pPr>
      <w:numPr>
        <w:ilvl w:val="1"/>
      </w:numPr>
      <w:tabs>
        <w:tab w:val="num" w:pos="360"/>
      </w:tabs>
      <w:ind w:left="720" w:hanging="720"/>
    </w:pPr>
  </w:style>
  <w:style w:type="paragraph" w:customStyle="1" w:styleId="Bulletlevel1">
    <w:name w:val="_Bullet level 1"/>
    <w:basedOn w:val="Normal"/>
    <w:link w:val="Bulletlevel1Char"/>
    <w:qFormat/>
    <w:rsid w:val="00911BF2"/>
    <w:pPr>
      <w:numPr>
        <w:numId w:val="21"/>
      </w:numPr>
      <w:tabs>
        <w:tab w:val="left" w:pos="274"/>
      </w:tabs>
      <w:spacing w:after="60" w:line="260" w:lineRule="exact"/>
    </w:pPr>
    <w:rPr>
      <w:rFonts w:ascii="Open Sans" w:eastAsiaTheme="minorHAnsi" w:hAnsi="Open Sans" w:cstheme="minorBidi"/>
      <w:sz w:val="20"/>
      <w:szCs w:val="22"/>
    </w:rPr>
  </w:style>
  <w:style w:type="character" w:customStyle="1" w:styleId="Bulletlevel1Char">
    <w:name w:val="_Bullet level 1 Char"/>
    <w:basedOn w:val="DefaultParagraphFont"/>
    <w:link w:val="Bulletlevel1"/>
    <w:rsid w:val="00911BF2"/>
    <w:rPr>
      <w:rFonts w:ascii="Open Sans" w:hAnsi="Open Sans"/>
      <w:sz w:val="20"/>
      <w:szCs w:val="22"/>
    </w:rPr>
  </w:style>
  <w:style w:type="paragraph" w:styleId="TOC8">
    <w:name w:val="toc 8"/>
    <w:basedOn w:val="Normal"/>
    <w:next w:val="Normal"/>
    <w:uiPriority w:val="1"/>
    <w:semiHidden/>
    <w:rsid w:val="00543E95"/>
    <w:pPr>
      <w:tabs>
        <w:tab w:val="right" w:pos="9360"/>
      </w:tabs>
      <w:ind w:left="720" w:hanging="720"/>
    </w:pPr>
    <w:rPr>
      <w:lang w:val="en-GB"/>
    </w:rPr>
  </w:style>
  <w:style w:type="paragraph" w:customStyle="1" w:styleId="TGRDHeading1">
    <w:name w:val="TGRD Heading 1"/>
    <w:basedOn w:val="Heading1"/>
    <w:uiPriority w:val="99"/>
    <w:rsid w:val="00915EBF"/>
    <w:pPr>
      <w:numPr>
        <w:ilvl w:val="1"/>
        <w:numId w:val="25"/>
      </w:numPr>
      <w:tabs>
        <w:tab w:val="clear" w:pos="-720"/>
        <w:tab w:val="num" w:pos="720"/>
        <w:tab w:val="left" w:pos="720"/>
      </w:tabs>
      <w:suppressAutoHyphens w:val="0"/>
      <w:spacing w:after="240" w:line="240" w:lineRule="auto"/>
      <w:ind w:left="720"/>
      <w:jc w:val="both"/>
    </w:pPr>
    <w:rPr>
      <w:rFonts w:ascii="Arial" w:eastAsia="Times New Roman" w:hAnsi="Arial" w:cs="Arial"/>
      <w:b w:val="0"/>
      <w:bCs w:val="0"/>
      <w:sz w:val="22"/>
      <w:szCs w:val="22"/>
      <w:lang w:val="en-GB"/>
    </w:rPr>
  </w:style>
  <w:style w:type="paragraph" w:customStyle="1" w:styleId="TGRDHeading2">
    <w:name w:val="TGRD Heading 2"/>
    <w:basedOn w:val="TGRDHeading1"/>
    <w:uiPriority w:val="99"/>
    <w:rsid w:val="00915EBF"/>
    <w:pPr>
      <w:numPr>
        <w:ilvl w:val="2"/>
      </w:numPr>
      <w:tabs>
        <w:tab w:val="clear" w:pos="2160"/>
        <w:tab w:val="num" w:pos="720"/>
        <w:tab w:val="num" w:pos="1440"/>
      </w:tabs>
      <w:ind w:left="1440"/>
    </w:pPr>
  </w:style>
  <w:style w:type="paragraph" w:customStyle="1" w:styleId="TPNAHeading1">
    <w:name w:val="TPNA Heading 1"/>
    <w:basedOn w:val="Normal"/>
    <w:uiPriority w:val="99"/>
    <w:rsid w:val="00915EBF"/>
    <w:pPr>
      <w:numPr>
        <w:ilvl w:val="3"/>
        <w:numId w:val="25"/>
      </w:numPr>
      <w:tabs>
        <w:tab w:val="num" w:pos="720"/>
      </w:tabs>
      <w:spacing w:after="240"/>
      <w:ind w:left="720" w:hanging="720"/>
      <w:jc w:val="both"/>
    </w:pPr>
    <w:rPr>
      <w:rFonts w:ascii="Arial" w:hAnsi="Arial" w:cs="Arial"/>
      <w:sz w:val="22"/>
      <w:szCs w:val="22"/>
      <w:lang w:val="en-GB"/>
    </w:rPr>
  </w:style>
  <w:style w:type="paragraph" w:styleId="PlainText">
    <w:name w:val="Plain Text"/>
    <w:basedOn w:val="Normal"/>
    <w:link w:val="PlainTextChar"/>
    <w:uiPriority w:val="99"/>
    <w:rsid w:val="006B76C4"/>
    <w:pPr>
      <w:numPr>
        <w:ilvl w:val="1"/>
        <w:numId w:val="27"/>
      </w:numPr>
    </w:pPr>
    <w:rPr>
      <w:sz w:val="20"/>
      <w:lang w:val="en-GB"/>
    </w:rPr>
  </w:style>
  <w:style w:type="character" w:customStyle="1" w:styleId="PlainTextChar">
    <w:name w:val="Plain Text Char"/>
    <w:basedOn w:val="DefaultParagraphFont"/>
    <w:link w:val="PlainText"/>
    <w:uiPriority w:val="99"/>
    <w:rsid w:val="006B76C4"/>
    <w:rPr>
      <w:rFonts w:ascii="Courier New" w:eastAsia="Times New Roman" w:hAnsi="Courier New" w:cs="Times New Roman"/>
      <w:sz w:val="20"/>
      <w:szCs w:val="20"/>
      <w:lang w:val="en-GB"/>
    </w:rPr>
  </w:style>
  <w:style w:type="paragraph" w:customStyle="1" w:styleId="ContractTitle">
    <w:name w:val="Contract Title"/>
    <w:basedOn w:val="Normal"/>
    <w:uiPriority w:val="99"/>
    <w:rsid w:val="006B76C4"/>
    <w:pPr>
      <w:numPr>
        <w:ilvl w:val="2"/>
        <w:numId w:val="27"/>
      </w:numPr>
      <w:jc w:val="center"/>
    </w:pPr>
    <w:rPr>
      <w:rFonts w:ascii="Arial" w:hAnsi="Arial" w:cs="Arial"/>
      <w:b/>
      <w:bCs/>
      <w:sz w:val="22"/>
      <w:szCs w:val="22"/>
      <w:lang w:val="en-GB"/>
    </w:rPr>
  </w:style>
  <w:style w:type="character" w:styleId="CommentReference">
    <w:name w:val="annotation reference"/>
    <w:basedOn w:val="DefaultParagraphFont"/>
    <w:uiPriority w:val="99"/>
    <w:semiHidden/>
    <w:unhideWhenUsed/>
    <w:rsid w:val="00194F4B"/>
    <w:rPr>
      <w:sz w:val="16"/>
      <w:szCs w:val="16"/>
    </w:rPr>
  </w:style>
  <w:style w:type="paragraph" w:styleId="CommentText">
    <w:name w:val="annotation text"/>
    <w:basedOn w:val="Normal"/>
    <w:link w:val="CommentTextChar"/>
    <w:uiPriority w:val="99"/>
    <w:semiHidden/>
    <w:unhideWhenUsed/>
    <w:rsid w:val="00194F4B"/>
    <w:rPr>
      <w:sz w:val="20"/>
    </w:rPr>
  </w:style>
  <w:style w:type="character" w:customStyle="1" w:styleId="CommentTextChar">
    <w:name w:val="Comment Text Char"/>
    <w:basedOn w:val="DefaultParagraphFont"/>
    <w:link w:val="CommentText"/>
    <w:uiPriority w:val="99"/>
    <w:semiHidden/>
    <w:rsid w:val="00194F4B"/>
    <w:rPr>
      <w:rFonts w:ascii="Courier New" w:eastAsiaTheme="minorEastAsia" w:hAnsi="Courier New" w:cs="Times New Roman"/>
      <w:sz w:val="20"/>
      <w:szCs w:val="20"/>
    </w:rPr>
  </w:style>
  <w:style w:type="paragraph" w:styleId="CommentSubject">
    <w:name w:val="annotation subject"/>
    <w:basedOn w:val="CommentText"/>
    <w:next w:val="CommentText"/>
    <w:link w:val="CommentSubjectChar"/>
    <w:uiPriority w:val="99"/>
    <w:semiHidden/>
    <w:unhideWhenUsed/>
    <w:rsid w:val="00194F4B"/>
    <w:rPr>
      <w:b/>
      <w:bCs/>
    </w:rPr>
  </w:style>
  <w:style w:type="character" w:customStyle="1" w:styleId="CommentSubjectChar">
    <w:name w:val="Comment Subject Char"/>
    <w:basedOn w:val="CommentTextChar"/>
    <w:link w:val="CommentSubject"/>
    <w:uiPriority w:val="99"/>
    <w:semiHidden/>
    <w:rsid w:val="00194F4B"/>
    <w:rPr>
      <w:rFonts w:ascii="Courier New" w:eastAsiaTheme="minorEastAsia" w:hAnsi="Courier New" w:cs="Times New Roman"/>
      <w:b/>
      <w:bCs/>
      <w:sz w:val="20"/>
      <w:szCs w:val="20"/>
    </w:rPr>
  </w:style>
  <w:style w:type="table" w:customStyle="1" w:styleId="TableGrid2">
    <w:name w:val="Table Grid2"/>
    <w:basedOn w:val="TableNormal"/>
    <w:next w:val="TableGrid"/>
    <w:rsid w:val="000452AD"/>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F01760"/>
  </w:style>
  <w:style w:type="character" w:customStyle="1" w:styleId="apple-converted-space">
    <w:name w:val="apple-converted-space"/>
    <w:basedOn w:val="DefaultParagraphFont"/>
    <w:rsid w:val="00812370"/>
  </w:style>
  <w:style w:type="character" w:customStyle="1" w:styleId="Heading4Char">
    <w:name w:val="Heading 4 Char"/>
    <w:basedOn w:val="DefaultParagraphFont"/>
    <w:link w:val="Heading4"/>
    <w:uiPriority w:val="9"/>
    <w:semiHidden/>
    <w:rsid w:val="002D1C70"/>
    <w:rPr>
      <w:rFonts w:asciiTheme="majorHAnsi" w:eastAsiaTheme="majorEastAsia" w:hAnsiTheme="majorHAnsi" w:cstheme="majorBidi"/>
      <w:i/>
      <w:iCs/>
      <w:color w:val="2F5496" w:themeColor="accent1" w:themeShade="BF"/>
      <w:szCs w:val="20"/>
    </w:rPr>
  </w:style>
  <w:style w:type="character" w:styleId="Strong">
    <w:name w:val="Strong"/>
    <w:basedOn w:val="DefaultParagraphFont"/>
    <w:uiPriority w:val="22"/>
    <w:qFormat/>
    <w:rsid w:val="00EC537D"/>
    <w:rPr>
      <w:b/>
      <w:bCs/>
    </w:rPr>
  </w:style>
  <w:style w:type="character" w:styleId="UnresolvedMention">
    <w:name w:val="Unresolved Mention"/>
    <w:basedOn w:val="DefaultParagraphFont"/>
    <w:uiPriority w:val="99"/>
    <w:semiHidden/>
    <w:unhideWhenUsed/>
    <w:rsid w:val="00DB55CD"/>
    <w:rPr>
      <w:color w:val="605E5C"/>
      <w:shd w:val="clear" w:color="auto" w:fill="E1DFDD"/>
    </w:rPr>
  </w:style>
  <w:style w:type="paragraph" w:customStyle="1" w:styleId="p1">
    <w:name w:val="p1"/>
    <w:basedOn w:val="Normal"/>
    <w:rsid w:val="00843015"/>
    <w:rPr>
      <w:rFonts w:ascii="Arial" w:hAnsi="Arial" w:cs="Arial"/>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894758">
      <w:bodyDiv w:val="1"/>
      <w:marLeft w:val="0"/>
      <w:marRight w:val="0"/>
      <w:marTop w:val="0"/>
      <w:marBottom w:val="0"/>
      <w:divBdr>
        <w:top w:val="none" w:sz="0" w:space="0" w:color="auto"/>
        <w:left w:val="none" w:sz="0" w:space="0" w:color="auto"/>
        <w:bottom w:val="none" w:sz="0" w:space="0" w:color="auto"/>
        <w:right w:val="none" w:sz="0" w:space="0" w:color="auto"/>
      </w:divBdr>
    </w:div>
    <w:div w:id="94061977">
      <w:bodyDiv w:val="1"/>
      <w:marLeft w:val="0"/>
      <w:marRight w:val="0"/>
      <w:marTop w:val="0"/>
      <w:marBottom w:val="0"/>
      <w:divBdr>
        <w:top w:val="none" w:sz="0" w:space="0" w:color="auto"/>
        <w:left w:val="none" w:sz="0" w:space="0" w:color="auto"/>
        <w:bottom w:val="none" w:sz="0" w:space="0" w:color="auto"/>
        <w:right w:val="none" w:sz="0" w:space="0" w:color="auto"/>
      </w:divBdr>
    </w:div>
    <w:div w:id="109714921">
      <w:bodyDiv w:val="1"/>
      <w:marLeft w:val="0"/>
      <w:marRight w:val="0"/>
      <w:marTop w:val="0"/>
      <w:marBottom w:val="0"/>
      <w:divBdr>
        <w:top w:val="none" w:sz="0" w:space="0" w:color="auto"/>
        <w:left w:val="none" w:sz="0" w:space="0" w:color="auto"/>
        <w:bottom w:val="none" w:sz="0" w:space="0" w:color="auto"/>
        <w:right w:val="none" w:sz="0" w:space="0" w:color="auto"/>
      </w:divBdr>
    </w:div>
    <w:div w:id="179047834">
      <w:bodyDiv w:val="1"/>
      <w:marLeft w:val="0"/>
      <w:marRight w:val="0"/>
      <w:marTop w:val="0"/>
      <w:marBottom w:val="0"/>
      <w:divBdr>
        <w:top w:val="none" w:sz="0" w:space="0" w:color="auto"/>
        <w:left w:val="none" w:sz="0" w:space="0" w:color="auto"/>
        <w:bottom w:val="none" w:sz="0" w:space="0" w:color="auto"/>
        <w:right w:val="none" w:sz="0" w:space="0" w:color="auto"/>
      </w:divBdr>
    </w:div>
    <w:div w:id="201938066">
      <w:bodyDiv w:val="1"/>
      <w:marLeft w:val="0"/>
      <w:marRight w:val="0"/>
      <w:marTop w:val="0"/>
      <w:marBottom w:val="0"/>
      <w:divBdr>
        <w:top w:val="none" w:sz="0" w:space="0" w:color="auto"/>
        <w:left w:val="none" w:sz="0" w:space="0" w:color="auto"/>
        <w:bottom w:val="none" w:sz="0" w:space="0" w:color="auto"/>
        <w:right w:val="none" w:sz="0" w:space="0" w:color="auto"/>
      </w:divBdr>
    </w:div>
    <w:div w:id="210575532">
      <w:bodyDiv w:val="1"/>
      <w:marLeft w:val="0"/>
      <w:marRight w:val="0"/>
      <w:marTop w:val="0"/>
      <w:marBottom w:val="0"/>
      <w:divBdr>
        <w:top w:val="none" w:sz="0" w:space="0" w:color="auto"/>
        <w:left w:val="none" w:sz="0" w:space="0" w:color="auto"/>
        <w:bottom w:val="none" w:sz="0" w:space="0" w:color="auto"/>
        <w:right w:val="none" w:sz="0" w:space="0" w:color="auto"/>
      </w:divBdr>
    </w:div>
    <w:div w:id="271713322">
      <w:bodyDiv w:val="1"/>
      <w:marLeft w:val="0"/>
      <w:marRight w:val="0"/>
      <w:marTop w:val="0"/>
      <w:marBottom w:val="0"/>
      <w:divBdr>
        <w:top w:val="none" w:sz="0" w:space="0" w:color="auto"/>
        <w:left w:val="none" w:sz="0" w:space="0" w:color="auto"/>
        <w:bottom w:val="none" w:sz="0" w:space="0" w:color="auto"/>
        <w:right w:val="none" w:sz="0" w:space="0" w:color="auto"/>
      </w:divBdr>
    </w:div>
    <w:div w:id="282930817">
      <w:bodyDiv w:val="1"/>
      <w:marLeft w:val="0"/>
      <w:marRight w:val="0"/>
      <w:marTop w:val="0"/>
      <w:marBottom w:val="0"/>
      <w:divBdr>
        <w:top w:val="none" w:sz="0" w:space="0" w:color="auto"/>
        <w:left w:val="none" w:sz="0" w:space="0" w:color="auto"/>
        <w:bottom w:val="none" w:sz="0" w:space="0" w:color="auto"/>
        <w:right w:val="none" w:sz="0" w:space="0" w:color="auto"/>
      </w:divBdr>
      <w:divsChild>
        <w:div w:id="134447017">
          <w:marLeft w:val="158"/>
          <w:marRight w:val="0"/>
          <w:marTop w:val="0"/>
          <w:marBottom w:val="0"/>
          <w:divBdr>
            <w:top w:val="none" w:sz="0" w:space="0" w:color="auto"/>
            <w:left w:val="none" w:sz="0" w:space="0" w:color="auto"/>
            <w:bottom w:val="none" w:sz="0" w:space="0" w:color="auto"/>
            <w:right w:val="none" w:sz="0" w:space="0" w:color="auto"/>
          </w:divBdr>
        </w:div>
        <w:div w:id="222448025">
          <w:marLeft w:val="158"/>
          <w:marRight w:val="0"/>
          <w:marTop w:val="0"/>
          <w:marBottom w:val="0"/>
          <w:divBdr>
            <w:top w:val="none" w:sz="0" w:space="0" w:color="auto"/>
            <w:left w:val="none" w:sz="0" w:space="0" w:color="auto"/>
            <w:bottom w:val="none" w:sz="0" w:space="0" w:color="auto"/>
            <w:right w:val="none" w:sz="0" w:space="0" w:color="auto"/>
          </w:divBdr>
        </w:div>
        <w:div w:id="275647183">
          <w:marLeft w:val="158"/>
          <w:marRight w:val="0"/>
          <w:marTop w:val="0"/>
          <w:marBottom w:val="0"/>
          <w:divBdr>
            <w:top w:val="none" w:sz="0" w:space="0" w:color="auto"/>
            <w:left w:val="none" w:sz="0" w:space="0" w:color="auto"/>
            <w:bottom w:val="none" w:sz="0" w:space="0" w:color="auto"/>
            <w:right w:val="none" w:sz="0" w:space="0" w:color="auto"/>
          </w:divBdr>
        </w:div>
        <w:div w:id="317997557">
          <w:marLeft w:val="158"/>
          <w:marRight w:val="0"/>
          <w:marTop w:val="0"/>
          <w:marBottom w:val="0"/>
          <w:divBdr>
            <w:top w:val="none" w:sz="0" w:space="0" w:color="auto"/>
            <w:left w:val="none" w:sz="0" w:space="0" w:color="auto"/>
            <w:bottom w:val="none" w:sz="0" w:space="0" w:color="auto"/>
            <w:right w:val="none" w:sz="0" w:space="0" w:color="auto"/>
          </w:divBdr>
        </w:div>
        <w:div w:id="403576605">
          <w:marLeft w:val="158"/>
          <w:marRight w:val="0"/>
          <w:marTop w:val="0"/>
          <w:marBottom w:val="0"/>
          <w:divBdr>
            <w:top w:val="none" w:sz="0" w:space="0" w:color="auto"/>
            <w:left w:val="none" w:sz="0" w:space="0" w:color="auto"/>
            <w:bottom w:val="none" w:sz="0" w:space="0" w:color="auto"/>
            <w:right w:val="none" w:sz="0" w:space="0" w:color="auto"/>
          </w:divBdr>
        </w:div>
        <w:div w:id="454376584">
          <w:marLeft w:val="158"/>
          <w:marRight w:val="0"/>
          <w:marTop w:val="0"/>
          <w:marBottom w:val="0"/>
          <w:divBdr>
            <w:top w:val="none" w:sz="0" w:space="0" w:color="auto"/>
            <w:left w:val="none" w:sz="0" w:space="0" w:color="auto"/>
            <w:bottom w:val="none" w:sz="0" w:space="0" w:color="auto"/>
            <w:right w:val="none" w:sz="0" w:space="0" w:color="auto"/>
          </w:divBdr>
        </w:div>
        <w:div w:id="1197425655">
          <w:marLeft w:val="158"/>
          <w:marRight w:val="0"/>
          <w:marTop w:val="0"/>
          <w:marBottom w:val="0"/>
          <w:divBdr>
            <w:top w:val="none" w:sz="0" w:space="0" w:color="auto"/>
            <w:left w:val="none" w:sz="0" w:space="0" w:color="auto"/>
            <w:bottom w:val="none" w:sz="0" w:space="0" w:color="auto"/>
            <w:right w:val="none" w:sz="0" w:space="0" w:color="auto"/>
          </w:divBdr>
        </w:div>
        <w:div w:id="1210994493">
          <w:marLeft w:val="158"/>
          <w:marRight w:val="0"/>
          <w:marTop w:val="0"/>
          <w:marBottom w:val="0"/>
          <w:divBdr>
            <w:top w:val="none" w:sz="0" w:space="0" w:color="auto"/>
            <w:left w:val="none" w:sz="0" w:space="0" w:color="auto"/>
            <w:bottom w:val="none" w:sz="0" w:space="0" w:color="auto"/>
            <w:right w:val="none" w:sz="0" w:space="0" w:color="auto"/>
          </w:divBdr>
        </w:div>
        <w:div w:id="1245801690">
          <w:marLeft w:val="158"/>
          <w:marRight w:val="0"/>
          <w:marTop w:val="0"/>
          <w:marBottom w:val="0"/>
          <w:divBdr>
            <w:top w:val="none" w:sz="0" w:space="0" w:color="auto"/>
            <w:left w:val="none" w:sz="0" w:space="0" w:color="auto"/>
            <w:bottom w:val="none" w:sz="0" w:space="0" w:color="auto"/>
            <w:right w:val="none" w:sz="0" w:space="0" w:color="auto"/>
          </w:divBdr>
        </w:div>
        <w:div w:id="1255478109">
          <w:marLeft w:val="158"/>
          <w:marRight w:val="0"/>
          <w:marTop w:val="0"/>
          <w:marBottom w:val="0"/>
          <w:divBdr>
            <w:top w:val="none" w:sz="0" w:space="0" w:color="auto"/>
            <w:left w:val="none" w:sz="0" w:space="0" w:color="auto"/>
            <w:bottom w:val="none" w:sz="0" w:space="0" w:color="auto"/>
            <w:right w:val="none" w:sz="0" w:space="0" w:color="auto"/>
          </w:divBdr>
        </w:div>
        <w:div w:id="1301569755">
          <w:marLeft w:val="158"/>
          <w:marRight w:val="0"/>
          <w:marTop w:val="0"/>
          <w:marBottom w:val="0"/>
          <w:divBdr>
            <w:top w:val="none" w:sz="0" w:space="0" w:color="auto"/>
            <w:left w:val="none" w:sz="0" w:space="0" w:color="auto"/>
            <w:bottom w:val="none" w:sz="0" w:space="0" w:color="auto"/>
            <w:right w:val="none" w:sz="0" w:space="0" w:color="auto"/>
          </w:divBdr>
        </w:div>
        <w:div w:id="1337728300">
          <w:marLeft w:val="158"/>
          <w:marRight w:val="0"/>
          <w:marTop w:val="0"/>
          <w:marBottom w:val="0"/>
          <w:divBdr>
            <w:top w:val="none" w:sz="0" w:space="0" w:color="auto"/>
            <w:left w:val="none" w:sz="0" w:space="0" w:color="auto"/>
            <w:bottom w:val="none" w:sz="0" w:space="0" w:color="auto"/>
            <w:right w:val="none" w:sz="0" w:space="0" w:color="auto"/>
          </w:divBdr>
        </w:div>
        <w:div w:id="1500273260">
          <w:marLeft w:val="158"/>
          <w:marRight w:val="0"/>
          <w:marTop w:val="0"/>
          <w:marBottom w:val="0"/>
          <w:divBdr>
            <w:top w:val="none" w:sz="0" w:space="0" w:color="auto"/>
            <w:left w:val="none" w:sz="0" w:space="0" w:color="auto"/>
            <w:bottom w:val="none" w:sz="0" w:space="0" w:color="auto"/>
            <w:right w:val="none" w:sz="0" w:space="0" w:color="auto"/>
          </w:divBdr>
        </w:div>
        <w:div w:id="2090956945">
          <w:marLeft w:val="158"/>
          <w:marRight w:val="0"/>
          <w:marTop w:val="0"/>
          <w:marBottom w:val="0"/>
          <w:divBdr>
            <w:top w:val="none" w:sz="0" w:space="0" w:color="auto"/>
            <w:left w:val="none" w:sz="0" w:space="0" w:color="auto"/>
            <w:bottom w:val="none" w:sz="0" w:space="0" w:color="auto"/>
            <w:right w:val="none" w:sz="0" w:space="0" w:color="auto"/>
          </w:divBdr>
        </w:div>
      </w:divsChild>
    </w:div>
    <w:div w:id="299070150">
      <w:bodyDiv w:val="1"/>
      <w:marLeft w:val="0"/>
      <w:marRight w:val="0"/>
      <w:marTop w:val="0"/>
      <w:marBottom w:val="0"/>
      <w:divBdr>
        <w:top w:val="none" w:sz="0" w:space="0" w:color="auto"/>
        <w:left w:val="none" w:sz="0" w:space="0" w:color="auto"/>
        <w:bottom w:val="none" w:sz="0" w:space="0" w:color="auto"/>
        <w:right w:val="none" w:sz="0" w:space="0" w:color="auto"/>
      </w:divBdr>
    </w:div>
    <w:div w:id="329986507">
      <w:bodyDiv w:val="1"/>
      <w:marLeft w:val="0"/>
      <w:marRight w:val="0"/>
      <w:marTop w:val="0"/>
      <w:marBottom w:val="0"/>
      <w:divBdr>
        <w:top w:val="none" w:sz="0" w:space="0" w:color="auto"/>
        <w:left w:val="none" w:sz="0" w:space="0" w:color="auto"/>
        <w:bottom w:val="none" w:sz="0" w:space="0" w:color="auto"/>
        <w:right w:val="none" w:sz="0" w:space="0" w:color="auto"/>
      </w:divBdr>
    </w:div>
    <w:div w:id="452331225">
      <w:bodyDiv w:val="1"/>
      <w:marLeft w:val="0"/>
      <w:marRight w:val="0"/>
      <w:marTop w:val="0"/>
      <w:marBottom w:val="0"/>
      <w:divBdr>
        <w:top w:val="none" w:sz="0" w:space="0" w:color="auto"/>
        <w:left w:val="none" w:sz="0" w:space="0" w:color="auto"/>
        <w:bottom w:val="none" w:sz="0" w:space="0" w:color="auto"/>
        <w:right w:val="none" w:sz="0" w:space="0" w:color="auto"/>
      </w:divBdr>
    </w:div>
    <w:div w:id="473333486">
      <w:bodyDiv w:val="1"/>
      <w:marLeft w:val="0"/>
      <w:marRight w:val="0"/>
      <w:marTop w:val="0"/>
      <w:marBottom w:val="0"/>
      <w:divBdr>
        <w:top w:val="none" w:sz="0" w:space="0" w:color="auto"/>
        <w:left w:val="none" w:sz="0" w:space="0" w:color="auto"/>
        <w:bottom w:val="none" w:sz="0" w:space="0" w:color="auto"/>
        <w:right w:val="none" w:sz="0" w:space="0" w:color="auto"/>
      </w:divBdr>
    </w:div>
    <w:div w:id="491869842">
      <w:bodyDiv w:val="1"/>
      <w:marLeft w:val="0"/>
      <w:marRight w:val="0"/>
      <w:marTop w:val="0"/>
      <w:marBottom w:val="0"/>
      <w:divBdr>
        <w:top w:val="none" w:sz="0" w:space="0" w:color="auto"/>
        <w:left w:val="none" w:sz="0" w:space="0" w:color="auto"/>
        <w:bottom w:val="none" w:sz="0" w:space="0" w:color="auto"/>
        <w:right w:val="none" w:sz="0" w:space="0" w:color="auto"/>
      </w:divBdr>
      <w:divsChild>
        <w:div w:id="1949963560">
          <w:marLeft w:val="0"/>
          <w:marRight w:val="0"/>
          <w:marTop w:val="0"/>
          <w:marBottom w:val="0"/>
          <w:divBdr>
            <w:top w:val="none" w:sz="0" w:space="0" w:color="auto"/>
            <w:left w:val="none" w:sz="0" w:space="0" w:color="auto"/>
            <w:bottom w:val="none" w:sz="0" w:space="0" w:color="auto"/>
            <w:right w:val="none" w:sz="0" w:space="0" w:color="auto"/>
          </w:divBdr>
        </w:div>
      </w:divsChild>
    </w:div>
    <w:div w:id="502670086">
      <w:bodyDiv w:val="1"/>
      <w:marLeft w:val="0"/>
      <w:marRight w:val="0"/>
      <w:marTop w:val="0"/>
      <w:marBottom w:val="0"/>
      <w:divBdr>
        <w:top w:val="none" w:sz="0" w:space="0" w:color="auto"/>
        <w:left w:val="none" w:sz="0" w:space="0" w:color="auto"/>
        <w:bottom w:val="none" w:sz="0" w:space="0" w:color="auto"/>
        <w:right w:val="none" w:sz="0" w:space="0" w:color="auto"/>
      </w:divBdr>
    </w:div>
    <w:div w:id="581531348">
      <w:bodyDiv w:val="1"/>
      <w:marLeft w:val="0"/>
      <w:marRight w:val="0"/>
      <w:marTop w:val="0"/>
      <w:marBottom w:val="0"/>
      <w:divBdr>
        <w:top w:val="none" w:sz="0" w:space="0" w:color="auto"/>
        <w:left w:val="none" w:sz="0" w:space="0" w:color="auto"/>
        <w:bottom w:val="none" w:sz="0" w:space="0" w:color="auto"/>
        <w:right w:val="none" w:sz="0" w:space="0" w:color="auto"/>
      </w:divBdr>
    </w:div>
    <w:div w:id="641039177">
      <w:bodyDiv w:val="1"/>
      <w:marLeft w:val="0"/>
      <w:marRight w:val="0"/>
      <w:marTop w:val="0"/>
      <w:marBottom w:val="0"/>
      <w:divBdr>
        <w:top w:val="none" w:sz="0" w:space="0" w:color="auto"/>
        <w:left w:val="none" w:sz="0" w:space="0" w:color="auto"/>
        <w:bottom w:val="none" w:sz="0" w:space="0" w:color="auto"/>
        <w:right w:val="none" w:sz="0" w:space="0" w:color="auto"/>
      </w:divBdr>
    </w:div>
    <w:div w:id="657923593">
      <w:bodyDiv w:val="1"/>
      <w:marLeft w:val="0"/>
      <w:marRight w:val="0"/>
      <w:marTop w:val="0"/>
      <w:marBottom w:val="0"/>
      <w:divBdr>
        <w:top w:val="none" w:sz="0" w:space="0" w:color="auto"/>
        <w:left w:val="none" w:sz="0" w:space="0" w:color="auto"/>
        <w:bottom w:val="none" w:sz="0" w:space="0" w:color="auto"/>
        <w:right w:val="none" w:sz="0" w:space="0" w:color="auto"/>
      </w:divBdr>
    </w:div>
    <w:div w:id="681976772">
      <w:bodyDiv w:val="1"/>
      <w:marLeft w:val="0"/>
      <w:marRight w:val="0"/>
      <w:marTop w:val="0"/>
      <w:marBottom w:val="0"/>
      <w:divBdr>
        <w:top w:val="none" w:sz="0" w:space="0" w:color="auto"/>
        <w:left w:val="none" w:sz="0" w:space="0" w:color="auto"/>
        <w:bottom w:val="none" w:sz="0" w:space="0" w:color="auto"/>
        <w:right w:val="none" w:sz="0" w:space="0" w:color="auto"/>
      </w:divBdr>
      <w:divsChild>
        <w:div w:id="464783776">
          <w:marLeft w:val="0"/>
          <w:marRight w:val="0"/>
          <w:marTop w:val="0"/>
          <w:marBottom w:val="0"/>
          <w:divBdr>
            <w:top w:val="none" w:sz="0" w:space="0" w:color="auto"/>
            <w:left w:val="none" w:sz="0" w:space="0" w:color="auto"/>
            <w:bottom w:val="none" w:sz="0" w:space="0" w:color="auto"/>
            <w:right w:val="none" w:sz="0" w:space="0" w:color="auto"/>
          </w:divBdr>
        </w:div>
        <w:div w:id="984890246">
          <w:marLeft w:val="0"/>
          <w:marRight w:val="0"/>
          <w:marTop w:val="0"/>
          <w:marBottom w:val="0"/>
          <w:divBdr>
            <w:top w:val="none" w:sz="0" w:space="0" w:color="auto"/>
            <w:left w:val="none" w:sz="0" w:space="0" w:color="auto"/>
            <w:bottom w:val="none" w:sz="0" w:space="0" w:color="auto"/>
            <w:right w:val="none" w:sz="0" w:space="0" w:color="auto"/>
          </w:divBdr>
        </w:div>
      </w:divsChild>
    </w:div>
    <w:div w:id="714352768">
      <w:bodyDiv w:val="1"/>
      <w:marLeft w:val="0"/>
      <w:marRight w:val="0"/>
      <w:marTop w:val="0"/>
      <w:marBottom w:val="0"/>
      <w:divBdr>
        <w:top w:val="none" w:sz="0" w:space="0" w:color="auto"/>
        <w:left w:val="none" w:sz="0" w:space="0" w:color="auto"/>
        <w:bottom w:val="none" w:sz="0" w:space="0" w:color="auto"/>
        <w:right w:val="none" w:sz="0" w:space="0" w:color="auto"/>
      </w:divBdr>
    </w:div>
    <w:div w:id="721559476">
      <w:bodyDiv w:val="1"/>
      <w:marLeft w:val="0"/>
      <w:marRight w:val="0"/>
      <w:marTop w:val="0"/>
      <w:marBottom w:val="0"/>
      <w:divBdr>
        <w:top w:val="none" w:sz="0" w:space="0" w:color="auto"/>
        <w:left w:val="none" w:sz="0" w:space="0" w:color="auto"/>
        <w:bottom w:val="none" w:sz="0" w:space="0" w:color="auto"/>
        <w:right w:val="none" w:sz="0" w:space="0" w:color="auto"/>
      </w:divBdr>
    </w:div>
    <w:div w:id="861548549">
      <w:bodyDiv w:val="1"/>
      <w:marLeft w:val="0"/>
      <w:marRight w:val="0"/>
      <w:marTop w:val="0"/>
      <w:marBottom w:val="0"/>
      <w:divBdr>
        <w:top w:val="none" w:sz="0" w:space="0" w:color="auto"/>
        <w:left w:val="none" w:sz="0" w:space="0" w:color="auto"/>
        <w:bottom w:val="none" w:sz="0" w:space="0" w:color="auto"/>
        <w:right w:val="none" w:sz="0" w:space="0" w:color="auto"/>
      </w:divBdr>
    </w:div>
    <w:div w:id="952591567">
      <w:bodyDiv w:val="1"/>
      <w:marLeft w:val="0"/>
      <w:marRight w:val="0"/>
      <w:marTop w:val="0"/>
      <w:marBottom w:val="0"/>
      <w:divBdr>
        <w:top w:val="none" w:sz="0" w:space="0" w:color="auto"/>
        <w:left w:val="none" w:sz="0" w:space="0" w:color="auto"/>
        <w:bottom w:val="none" w:sz="0" w:space="0" w:color="auto"/>
        <w:right w:val="none" w:sz="0" w:space="0" w:color="auto"/>
      </w:divBdr>
    </w:div>
    <w:div w:id="1062289742">
      <w:bodyDiv w:val="1"/>
      <w:marLeft w:val="0"/>
      <w:marRight w:val="0"/>
      <w:marTop w:val="0"/>
      <w:marBottom w:val="0"/>
      <w:divBdr>
        <w:top w:val="none" w:sz="0" w:space="0" w:color="auto"/>
        <w:left w:val="none" w:sz="0" w:space="0" w:color="auto"/>
        <w:bottom w:val="none" w:sz="0" w:space="0" w:color="auto"/>
        <w:right w:val="none" w:sz="0" w:space="0" w:color="auto"/>
      </w:divBdr>
    </w:div>
    <w:div w:id="1153644466">
      <w:bodyDiv w:val="1"/>
      <w:marLeft w:val="0"/>
      <w:marRight w:val="0"/>
      <w:marTop w:val="0"/>
      <w:marBottom w:val="0"/>
      <w:divBdr>
        <w:top w:val="none" w:sz="0" w:space="0" w:color="auto"/>
        <w:left w:val="none" w:sz="0" w:space="0" w:color="auto"/>
        <w:bottom w:val="none" w:sz="0" w:space="0" w:color="auto"/>
        <w:right w:val="none" w:sz="0" w:space="0" w:color="auto"/>
      </w:divBdr>
    </w:div>
    <w:div w:id="1237744791">
      <w:bodyDiv w:val="1"/>
      <w:marLeft w:val="0"/>
      <w:marRight w:val="0"/>
      <w:marTop w:val="0"/>
      <w:marBottom w:val="0"/>
      <w:divBdr>
        <w:top w:val="none" w:sz="0" w:space="0" w:color="auto"/>
        <w:left w:val="none" w:sz="0" w:space="0" w:color="auto"/>
        <w:bottom w:val="none" w:sz="0" w:space="0" w:color="auto"/>
        <w:right w:val="none" w:sz="0" w:space="0" w:color="auto"/>
      </w:divBdr>
    </w:div>
    <w:div w:id="1256327321">
      <w:bodyDiv w:val="1"/>
      <w:marLeft w:val="0"/>
      <w:marRight w:val="0"/>
      <w:marTop w:val="0"/>
      <w:marBottom w:val="0"/>
      <w:divBdr>
        <w:top w:val="none" w:sz="0" w:space="0" w:color="auto"/>
        <w:left w:val="none" w:sz="0" w:space="0" w:color="auto"/>
        <w:bottom w:val="none" w:sz="0" w:space="0" w:color="auto"/>
        <w:right w:val="none" w:sz="0" w:space="0" w:color="auto"/>
      </w:divBdr>
    </w:div>
    <w:div w:id="1291857458">
      <w:bodyDiv w:val="1"/>
      <w:marLeft w:val="0"/>
      <w:marRight w:val="0"/>
      <w:marTop w:val="0"/>
      <w:marBottom w:val="0"/>
      <w:divBdr>
        <w:top w:val="none" w:sz="0" w:space="0" w:color="auto"/>
        <w:left w:val="none" w:sz="0" w:space="0" w:color="auto"/>
        <w:bottom w:val="none" w:sz="0" w:space="0" w:color="auto"/>
        <w:right w:val="none" w:sz="0" w:space="0" w:color="auto"/>
      </w:divBdr>
    </w:div>
    <w:div w:id="1294172149">
      <w:bodyDiv w:val="1"/>
      <w:marLeft w:val="0"/>
      <w:marRight w:val="0"/>
      <w:marTop w:val="0"/>
      <w:marBottom w:val="0"/>
      <w:divBdr>
        <w:top w:val="none" w:sz="0" w:space="0" w:color="auto"/>
        <w:left w:val="none" w:sz="0" w:space="0" w:color="auto"/>
        <w:bottom w:val="none" w:sz="0" w:space="0" w:color="auto"/>
        <w:right w:val="none" w:sz="0" w:space="0" w:color="auto"/>
      </w:divBdr>
    </w:div>
    <w:div w:id="1333266108">
      <w:bodyDiv w:val="1"/>
      <w:marLeft w:val="0"/>
      <w:marRight w:val="0"/>
      <w:marTop w:val="0"/>
      <w:marBottom w:val="0"/>
      <w:divBdr>
        <w:top w:val="none" w:sz="0" w:space="0" w:color="auto"/>
        <w:left w:val="none" w:sz="0" w:space="0" w:color="auto"/>
        <w:bottom w:val="none" w:sz="0" w:space="0" w:color="auto"/>
        <w:right w:val="none" w:sz="0" w:space="0" w:color="auto"/>
      </w:divBdr>
      <w:divsChild>
        <w:div w:id="77950515">
          <w:marLeft w:val="158"/>
          <w:marRight w:val="0"/>
          <w:marTop w:val="0"/>
          <w:marBottom w:val="0"/>
          <w:divBdr>
            <w:top w:val="none" w:sz="0" w:space="0" w:color="auto"/>
            <w:left w:val="none" w:sz="0" w:space="0" w:color="auto"/>
            <w:bottom w:val="none" w:sz="0" w:space="0" w:color="auto"/>
            <w:right w:val="none" w:sz="0" w:space="0" w:color="auto"/>
          </w:divBdr>
        </w:div>
        <w:div w:id="1126387138">
          <w:marLeft w:val="158"/>
          <w:marRight w:val="0"/>
          <w:marTop w:val="0"/>
          <w:marBottom w:val="0"/>
          <w:divBdr>
            <w:top w:val="none" w:sz="0" w:space="0" w:color="auto"/>
            <w:left w:val="none" w:sz="0" w:space="0" w:color="auto"/>
            <w:bottom w:val="none" w:sz="0" w:space="0" w:color="auto"/>
            <w:right w:val="none" w:sz="0" w:space="0" w:color="auto"/>
          </w:divBdr>
        </w:div>
      </w:divsChild>
    </w:div>
    <w:div w:id="1340548433">
      <w:bodyDiv w:val="1"/>
      <w:marLeft w:val="0"/>
      <w:marRight w:val="0"/>
      <w:marTop w:val="0"/>
      <w:marBottom w:val="0"/>
      <w:divBdr>
        <w:top w:val="none" w:sz="0" w:space="0" w:color="auto"/>
        <w:left w:val="none" w:sz="0" w:space="0" w:color="auto"/>
        <w:bottom w:val="none" w:sz="0" w:space="0" w:color="auto"/>
        <w:right w:val="none" w:sz="0" w:space="0" w:color="auto"/>
      </w:divBdr>
      <w:divsChild>
        <w:div w:id="134836464">
          <w:marLeft w:val="0"/>
          <w:marRight w:val="0"/>
          <w:marTop w:val="0"/>
          <w:marBottom w:val="0"/>
          <w:divBdr>
            <w:top w:val="none" w:sz="0" w:space="0" w:color="auto"/>
            <w:left w:val="none" w:sz="0" w:space="0" w:color="auto"/>
            <w:bottom w:val="none" w:sz="0" w:space="0" w:color="auto"/>
            <w:right w:val="none" w:sz="0" w:space="0" w:color="auto"/>
          </w:divBdr>
        </w:div>
        <w:div w:id="611714658">
          <w:marLeft w:val="0"/>
          <w:marRight w:val="0"/>
          <w:marTop w:val="0"/>
          <w:marBottom w:val="0"/>
          <w:divBdr>
            <w:top w:val="none" w:sz="0" w:space="0" w:color="auto"/>
            <w:left w:val="none" w:sz="0" w:space="0" w:color="auto"/>
            <w:bottom w:val="none" w:sz="0" w:space="0" w:color="auto"/>
            <w:right w:val="none" w:sz="0" w:space="0" w:color="auto"/>
          </w:divBdr>
        </w:div>
        <w:div w:id="1662268935">
          <w:marLeft w:val="0"/>
          <w:marRight w:val="0"/>
          <w:marTop w:val="0"/>
          <w:marBottom w:val="0"/>
          <w:divBdr>
            <w:top w:val="none" w:sz="0" w:space="0" w:color="auto"/>
            <w:left w:val="none" w:sz="0" w:space="0" w:color="auto"/>
            <w:bottom w:val="none" w:sz="0" w:space="0" w:color="auto"/>
            <w:right w:val="none" w:sz="0" w:space="0" w:color="auto"/>
          </w:divBdr>
        </w:div>
        <w:div w:id="1925916445">
          <w:marLeft w:val="0"/>
          <w:marRight w:val="0"/>
          <w:marTop w:val="0"/>
          <w:marBottom w:val="0"/>
          <w:divBdr>
            <w:top w:val="none" w:sz="0" w:space="0" w:color="auto"/>
            <w:left w:val="none" w:sz="0" w:space="0" w:color="auto"/>
            <w:bottom w:val="none" w:sz="0" w:space="0" w:color="auto"/>
            <w:right w:val="none" w:sz="0" w:space="0" w:color="auto"/>
          </w:divBdr>
        </w:div>
        <w:div w:id="2046828607">
          <w:marLeft w:val="0"/>
          <w:marRight w:val="0"/>
          <w:marTop w:val="0"/>
          <w:marBottom w:val="0"/>
          <w:divBdr>
            <w:top w:val="none" w:sz="0" w:space="0" w:color="auto"/>
            <w:left w:val="none" w:sz="0" w:space="0" w:color="auto"/>
            <w:bottom w:val="none" w:sz="0" w:space="0" w:color="auto"/>
            <w:right w:val="none" w:sz="0" w:space="0" w:color="auto"/>
          </w:divBdr>
        </w:div>
      </w:divsChild>
    </w:div>
    <w:div w:id="1373964623">
      <w:bodyDiv w:val="1"/>
      <w:marLeft w:val="0"/>
      <w:marRight w:val="0"/>
      <w:marTop w:val="0"/>
      <w:marBottom w:val="0"/>
      <w:divBdr>
        <w:top w:val="none" w:sz="0" w:space="0" w:color="auto"/>
        <w:left w:val="none" w:sz="0" w:space="0" w:color="auto"/>
        <w:bottom w:val="none" w:sz="0" w:space="0" w:color="auto"/>
        <w:right w:val="none" w:sz="0" w:space="0" w:color="auto"/>
      </w:divBdr>
    </w:div>
    <w:div w:id="1389455173">
      <w:bodyDiv w:val="1"/>
      <w:marLeft w:val="0"/>
      <w:marRight w:val="0"/>
      <w:marTop w:val="0"/>
      <w:marBottom w:val="0"/>
      <w:divBdr>
        <w:top w:val="none" w:sz="0" w:space="0" w:color="auto"/>
        <w:left w:val="none" w:sz="0" w:space="0" w:color="auto"/>
        <w:bottom w:val="none" w:sz="0" w:space="0" w:color="auto"/>
        <w:right w:val="none" w:sz="0" w:space="0" w:color="auto"/>
      </w:divBdr>
    </w:div>
    <w:div w:id="1398747207">
      <w:bodyDiv w:val="1"/>
      <w:marLeft w:val="0"/>
      <w:marRight w:val="0"/>
      <w:marTop w:val="0"/>
      <w:marBottom w:val="0"/>
      <w:divBdr>
        <w:top w:val="none" w:sz="0" w:space="0" w:color="auto"/>
        <w:left w:val="none" w:sz="0" w:space="0" w:color="auto"/>
        <w:bottom w:val="none" w:sz="0" w:space="0" w:color="auto"/>
        <w:right w:val="none" w:sz="0" w:space="0" w:color="auto"/>
      </w:divBdr>
    </w:div>
    <w:div w:id="1463423366">
      <w:bodyDiv w:val="1"/>
      <w:marLeft w:val="0"/>
      <w:marRight w:val="0"/>
      <w:marTop w:val="0"/>
      <w:marBottom w:val="0"/>
      <w:divBdr>
        <w:top w:val="none" w:sz="0" w:space="0" w:color="auto"/>
        <w:left w:val="none" w:sz="0" w:space="0" w:color="auto"/>
        <w:bottom w:val="none" w:sz="0" w:space="0" w:color="auto"/>
        <w:right w:val="none" w:sz="0" w:space="0" w:color="auto"/>
      </w:divBdr>
    </w:div>
    <w:div w:id="1519463400">
      <w:bodyDiv w:val="1"/>
      <w:marLeft w:val="0"/>
      <w:marRight w:val="0"/>
      <w:marTop w:val="0"/>
      <w:marBottom w:val="0"/>
      <w:divBdr>
        <w:top w:val="none" w:sz="0" w:space="0" w:color="auto"/>
        <w:left w:val="none" w:sz="0" w:space="0" w:color="auto"/>
        <w:bottom w:val="none" w:sz="0" w:space="0" w:color="auto"/>
        <w:right w:val="none" w:sz="0" w:space="0" w:color="auto"/>
      </w:divBdr>
    </w:div>
    <w:div w:id="1581787204">
      <w:bodyDiv w:val="1"/>
      <w:marLeft w:val="0"/>
      <w:marRight w:val="0"/>
      <w:marTop w:val="0"/>
      <w:marBottom w:val="0"/>
      <w:divBdr>
        <w:top w:val="none" w:sz="0" w:space="0" w:color="auto"/>
        <w:left w:val="none" w:sz="0" w:space="0" w:color="auto"/>
        <w:bottom w:val="none" w:sz="0" w:space="0" w:color="auto"/>
        <w:right w:val="none" w:sz="0" w:space="0" w:color="auto"/>
      </w:divBdr>
    </w:div>
    <w:div w:id="1583638999">
      <w:bodyDiv w:val="1"/>
      <w:marLeft w:val="0"/>
      <w:marRight w:val="0"/>
      <w:marTop w:val="0"/>
      <w:marBottom w:val="0"/>
      <w:divBdr>
        <w:top w:val="none" w:sz="0" w:space="0" w:color="auto"/>
        <w:left w:val="none" w:sz="0" w:space="0" w:color="auto"/>
        <w:bottom w:val="none" w:sz="0" w:space="0" w:color="auto"/>
        <w:right w:val="none" w:sz="0" w:space="0" w:color="auto"/>
      </w:divBdr>
    </w:div>
    <w:div w:id="1585215500">
      <w:bodyDiv w:val="1"/>
      <w:marLeft w:val="0"/>
      <w:marRight w:val="0"/>
      <w:marTop w:val="0"/>
      <w:marBottom w:val="0"/>
      <w:divBdr>
        <w:top w:val="none" w:sz="0" w:space="0" w:color="auto"/>
        <w:left w:val="none" w:sz="0" w:space="0" w:color="auto"/>
        <w:bottom w:val="none" w:sz="0" w:space="0" w:color="auto"/>
        <w:right w:val="none" w:sz="0" w:space="0" w:color="auto"/>
      </w:divBdr>
    </w:div>
    <w:div w:id="1814372358">
      <w:bodyDiv w:val="1"/>
      <w:marLeft w:val="0"/>
      <w:marRight w:val="0"/>
      <w:marTop w:val="0"/>
      <w:marBottom w:val="0"/>
      <w:divBdr>
        <w:top w:val="none" w:sz="0" w:space="0" w:color="auto"/>
        <w:left w:val="none" w:sz="0" w:space="0" w:color="auto"/>
        <w:bottom w:val="none" w:sz="0" w:space="0" w:color="auto"/>
        <w:right w:val="none" w:sz="0" w:space="0" w:color="auto"/>
      </w:divBdr>
    </w:div>
    <w:div w:id="1836601468">
      <w:bodyDiv w:val="1"/>
      <w:marLeft w:val="0"/>
      <w:marRight w:val="0"/>
      <w:marTop w:val="0"/>
      <w:marBottom w:val="0"/>
      <w:divBdr>
        <w:top w:val="none" w:sz="0" w:space="0" w:color="auto"/>
        <w:left w:val="none" w:sz="0" w:space="0" w:color="auto"/>
        <w:bottom w:val="none" w:sz="0" w:space="0" w:color="auto"/>
        <w:right w:val="none" w:sz="0" w:space="0" w:color="auto"/>
      </w:divBdr>
    </w:div>
    <w:div w:id="1940796853">
      <w:bodyDiv w:val="1"/>
      <w:marLeft w:val="0"/>
      <w:marRight w:val="0"/>
      <w:marTop w:val="0"/>
      <w:marBottom w:val="0"/>
      <w:divBdr>
        <w:top w:val="none" w:sz="0" w:space="0" w:color="auto"/>
        <w:left w:val="none" w:sz="0" w:space="0" w:color="auto"/>
        <w:bottom w:val="none" w:sz="0" w:space="0" w:color="auto"/>
        <w:right w:val="none" w:sz="0" w:space="0" w:color="auto"/>
      </w:divBdr>
    </w:div>
    <w:div w:id="1958413205">
      <w:bodyDiv w:val="1"/>
      <w:marLeft w:val="0"/>
      <w:marRight w:val="0"/>
      <w:marTop w:val="0"/>
      <w:marBottom w:val="0"/>
      <w:divBdr>
        <w:top w:val="none" w:sz="0" w:space="0" w:color="auto"/>
        <w:left w:val="none" w:sz="0" w:space="0" w:color="auto"/>
        <w:bottom w:val="none" w:sz="0" w:space="0" w:color="auto"/>
        <w:right w:val="none" w:sz="0" w:space="0" w:color="auto"/>
      </w:divBdr>
    </w:div>
    <w:div w:id="1961717316">
      <w:bodyDiv w:val="1"/>
      <w:marLeft w:val="0"/>
      <w:marRight w:val="0"/>
      <w:marTop w:val="0"/>
      <w:marBottom w:val="0"/>
      <w:divBdr>
        <w:top w:val="none" w:sz="0" w:space="0" w:color="auto"/>
        <w:left w:val="none" w:sz="0" w:space="0" w:color="auto"/>
        <w:bottom w:val="none" w:sz="0" w:space="0" w:color="auto"/>
        <w:right w:val="none" w:sz="0" w:space="0" w:color="auto"/>
      </w:divBdr>
    </w:div>
    <w:div w:id="1970816357">
      <w:bodyDiv w:val="1"/>
      <w:marLeft w:val="0"/>
      <w:marRight w:val="0"/>
      <w:marTop w:val="0"/>
      <w:marBottom w:val="0"/>
      <w:divBdr>
        <w:top w:val="none" w:sz="0" w:space="0" w:color="auto"/>
        <w:left w:val="none" w:sz="0" w:space="0" w:color="auto"/>
        <w:bottom w:val="none" w:sz="0" w:space="0" w:color="auto"/>
        <w:right w:val="none" w:sz="0" w:space="0" w:color="auto"/>
      </w:divBdr>
    </w:div>
    <w:div w:id="1971284625">
      <w:bodyDiv w:val="1"/>
      <w:marLeft w:val="0"/>
      <w:marRight w:val="0"/>
      <w:marTop w:val="0"/>
      <w:marBottom w:val="0"/>
      <w:divBdr>
        <w:top w:val="none" w:sz="0" w:space="0" w:color="auto"/>
        <w:left w:val="none" w:sz="0" w:space="0" w:color="auto"/>
        <w:bottom w:val="none" w:sz="0" w:space="0" w:color="auto"/>
        <w:right w:val="none" w:sz="0" w:space="0" w:color="auto"/>
      </w:divBdr>
    </w:div>
    <w:div w:id="1982151128">
      <w:bodyDiv w:val="1"/>
      <w:marLeft w:val="0"/>
      <w:marRight w:val="0"/>
      <w:marTop w:val="0"/>
      <w:marBottom w:val="0"/>
      <w:divBdr>
        <w:top w:val="none" w:sz="0" w:space="0" w:color="auto"/>
        <w:left w:val="none" w:sz="0" w:space="0" w:color="auto"/>
        <w:bottom w:val="none" w:sz="0" w:space="0" w:color="auto"/>
        <w:right w:val="none" w:sz="0" w:space="0" w:color="auto"/>
      </w:divBdr>
    </w:div>
    <w:div w:id="2057310864">
      <w:bodyDiv w:val="1"/>
      <w:marLeft w:val="0"/>
      <w:marRight w:val="0"/>
      <w:marTop w:val="0"/>
      <w:marBottom w:val="0"/>
      <w:divBdr>
        <w:top w:val="none" w:sz="0" w:space="0" w:color="auto"/>
        <w:left w:val="none" w:sz="0" w:space="0" w:color="auto"/>
        <w:bottom w:val="none" w:sz="0" w:space="0" w:color="auto"/>
        <w:right w:val="none" w:sz="0" w:space="0" w:color="auto"/>
      </w:divBdr>
      <w:divsChild>
        <w:div w:id="405035547">
          <w:marLeft w:val="0"/>
          <w:marRight w:val="0"/>
          <w:marTop w:val="0"/>
          <w:marBottom w:val="0"/>
          <w:divBdr>
            <w:top w:val="none" w:sz="0" w:space="0" w:color="auto"/>
            <w:left w:val="none" w:sz="0" w:space="0" w:color="auto"/>
            <w:bottom w:val="none" w:sz="0" w:space="0" w:color="auto"/>
            <w:right w:val="none" w:sz="0" w:space="0" w:color="auto"/>
          </w:divBdr>
        </w:div>
        <w:div w:id="1187793115">
          <w:marLeft w:val="0"/>
          <w:marRight w:val="0"/>
          <w:marTop w:val="0"/>
          <w:marBottom w:val="0"/>
          <w:divBdr>
            <w:top w:val="none" w:sz="0" w:space="0" w:color="auto"/>
            <w:left w:val="none" w:sz="0" w:space="0" w:color="auto"/>
            <w:bottom w:val="none" w:sz="0" w:space="0" w:color="auto"/>
            <w:right w:val="none" w:sz="0" w:space="0" w:color="auto"/>
          </w:divBdr>
        </w:div>
        <w:div w:id="1268585855">
          <w:marLeft w:val="0"/>
          <w:marRight w:val="0"/>
          <w:marTop w:val="0"/>
          <w:marBottom w:val="0"/>
          <w:divBdr>
            <w:top w:val="none" w:sz="0" w:space="0" w:color="auto"/>
            <w:left w:val="none" w:sz="0" w:space="0" w:color="auto"/>
            <w:bottom w:val="none" w:sz="0" w:space="0" w:color="auto"/>
            <w:right w:val="none" w:sz="0" w:space="0" w:color="auto"/>
          </w:divBdr>
        </w:div>
        <w:div w:id="1512983917">
          <w:marLeft w:val="0"/>
          <w:marRight w:val="0"/>
          <w:marTop w:val="0"/>
          <w:marBottom w:val="0"/>
          <w:divBdr>
            <w:top w:val="none" w:sz="0" w:space="0" w:color="auto"/>
            <w:left w:val="none" w:sz="0" w:space="0" w:color="auto"/>
            <w:bottom w:val="none" w:sz="0" w:space="0" w:color="auto"/>
            <w:right w:val="none" w:sz="0" w:space="0" w:color="auto"/>
          </w:divBdr>
        </w:div>
        <w:div w:id="1760717538">
          <w:marLeft w:val="0"/>
          <w:marRight w:val="0"/>
          <w:marTop w:val="0"/>
          <w:marBottom w:val="0"/>
          <w:divBdr>
            <w:top w:val="none" w:sz="0" w:space="0" w:color="auto"/>
            <w:left w:val="none" w:sz="0" w:space="0" w:color="auto"/>
            <w:bottom w:val="none" w:sz="0" w:space="0" w:color="auto"/>
            <w:right w:val="none" w:sz="0" w:space="0" w:color="auto"/>
          </w:divBdr>
        </w:div>
      </w:divsChild>
    </w:div>
    <w:div w:id="2069257461">
      <w:bodyDiv w:val="1"/>
      <w:marLeft w:val="0"/>
      <w:marRight w:val="0"/>
      <w:marTop w:val="0"/>
      <w:marBottom w:val="0"/>
      <w:divBdr>
        <w:top w:val="none" w:sz="0" w:space="0" w:color="auto"/>
        <w:left w:val="none" w:sz="0" w:space="0" w:color="auto"/>
        <w:bottom w:val="none" w:sz="0" w:space="0" w:color="auto"/>
        <w:right w:val="none" w:sz="0" w:space="0" w:color="auto"/>
      </w:divBdr>
    </w:div>
    <w:div w:id="2121148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takeda.sharepoint.com/:b:/r/sites/TBS-EUCAN/Shared%20Documents/Payable%20Finance%20Solutions/Forms%20%26%20Documents/Takeda/Your%20Guide%20to%20Payments%20at%20Takeda/Your%20Guide%20to%20Payments%20at%20Takeda%20ENG.pdf?csf=1&amp;web=1&amp;e=RZsFsb"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6D201B45B70E4A8B81368D2199A55C" ma:contentTypeVersion="15" ma:contentTypeDescription="Create a new document." ma:contentTypeScope="" ma:versionID="b0e6009fe1988335e283a41994b06aeb">
  <xsd:schema xmlns:xsd="http://www.w3.org/2001/XMLSchema" xmlns:xs="http://www.w3.org/2001/XMLSchema" xmlns:p="http://schemas.microsoft.com/office/2006/metadata/properties" xmlns:ns3="a00c4c69-b2fd-4e79-897e-c6ad4afeddda" xmlns:ns4="a76364d6-6aa6-4f8c-a29e-0a22384cad72" targetNamespace="http://schemas.microsoft.com/office/2006/metadata/properties" ma:root="true" ma:fieldsID="d64b680958697774a3f2f63e3c88fefe" ns3:_="" ns4:_="">
    <xsd:import namespace="a00c4c69-b2fd-4e79-897e-c6ad4afeddda"/>
    <xsd:import namespace="a76364d6-6aa6-4f8c-a29e-0a22384cad7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0c4c69-b2fd-4e79-897e-c6ad4afedd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6364d6-6aa6-4f8c-a29e-0a22384cad7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76364d6-6aa6-4f8c-a29e-0a22384cad72">
      <UserInfo>
        <DisplayName>Law, Eva</DisplayName>
        <AccountId>15</AccountId>
        <AccountType/>
      </UserInfo>
    </SharedWithUsers>
    <_activity xmlns="a00c4c69-b2fd-4e79-897e-c6ad4afeddd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C4F24-A4F5-4CAE-A12C-8C5A716CCA51}">
  <ds:schemaRefs>
    <ds:schemaRef ds:uri="http://schemas.microsoft.com/sharepoint/v3/contenttype/forms"/>
  </ds:schemaRefs>
</ds:datastoreItem>
</file>

<file path=customXml/itemProps2.xml><?xml version="1.0" encoding="utf-8"?>
<ds:datastoreItem xmlns:ds="http://schemas.openxmlformats.org/officeDocument/2006/customXml" ds:itemID="{BA3EDB6E-F2AA-4CCA-90EF-30F8C6DBA0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0c4c69-b2fd-4e79-897e-c6ad4afeddda"/>
    <ds:schemaRef ds:uri="a76364d6-6aa6-4f8c-a29e-0a22384cad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7C296-66D4-484D-B38E-3CEA6C59B705}">
  <ds:schemaRefs>
    <ds:schemaRef ds:uri="http://schemas.microsoft.com/office/2006/metadata/properties"/>
    <ds:schemaRef ds:uri="http://schemas.microsoft.com/office/infopath/2007/PartnerControls"/>
    <ds:schemaRef ds:uri="a76364d6-6aa6-4f8c-a29e-0a22384cad72"/>
    <ds:schemaRef ds:uri="a00c4c69-b2fd-4e79-897e-c6ad4afeddda"/>
  </ds:schemaRefs>
</ds:datastoreItem>
</file>

<file path=customXml/itemProps4.xml><?xml version="1.0" encoding="utf-8"?>
<ds:datastoreItem xmlns:ds="http://schemas.openxmlformats.org/officeDocument/2006/customXml" ds:itemID="{47774221-4EB0-455A-8D0F-41676B92D6EB}">
  <ds:schemaRefs>
    <ds:schemaRef ds:uri="http://schemas.openxmlformats.org/officeDocument/2006/bibliography"/>
  </ds:schemaRefs>
</ds:datastoreItem>
</file>

<file path=docMetadata/LabelInfo.xml><?xml version="1.0" encoding="utf-8"?>
<clbl:labelList xmlns:clbl="http://schemas.microsoft.com/office/2020/mipLabelMetadata">
  <clbl:label id="{57fdf63b-7e22-45a3-83dc-d37003163aae}" enabled="0" method="" siteId="{57fdf63b-7e22-45a3-83dc-d37003163aae}" removed="1"/>
  <clbl:label id="{e9cb3c80-4156-4c39-a7fe-68fe427a3d46}" enabled="0" method="" siteId="{e9cb3c80-4156-4c39-a7fe-68fe427a3d46}" removed="1"/>
</clbl:labelList>
</file>

<file path=docProps/app.xml><?xml version="1.0" encoding="utf-8"?>
<Properties xmlns="http://schemas.openxmlformats.org/officeDocument/2006/extended-properties" xmlns:vt="http://schemas.openxmlformats.org/officeDocument/2006/docPropsVTypes">
  <Template>Normal.dotm</Template>
  <TotalTime>21</TotalTime>
  <Pages>12</Pages>
  <Words>3852</Words>
  <Characters>24228</Characters>
  <Application>Microsoft Office Word</Application>
  <DocSecurity>0</DocSecurity>
  <Lines>749</Lines>
  <Paragraphs>320</Paragraphs>
  <ScaleCrop>false</ScaleCrop>
  <Company/>
  <LinksUpToDate>false</LinksUpToDate>
  <CharactersWithSpaces>27957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Bhaskar</dc:creator>
  <cp:keywords/>
  <dc:description/>
  <cp:lastModifiedBy>Santoro, Dean</cp:lastModifiedBy>
  <cp:revision>33</cp:revision>
  <dcterms:created xsi:type="dcterms:W3CDTF">2026-08-26T09:24:00Z</dcterms:created>
  <dcterms:modified xsi:type="dcterms:W3CDTF">2026-09-09T16:13:00Z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0x010100896D201B45B70E4A8B81368D2199A55C</vt:lpwstr>
  </property>
</Properties>
</file>